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lang w:val="en-US" w:eastAsia="zh-CN"/>
        </w:rPr>
      </w:pPr>
    </w:p>
    <w:p w14:paraId="1BB5AEAB">
      <w:pPr>
        <w:bidi w:val="0"/>
        <w:rPr>
          <w:rFonts w:hint="eastAsia"/>
          <w:lang w:val="en-US" w:eastAsia="zh-CN"/>
        </w:rPr>
      </w:pPr>
    </w:p>
    <w:p w14:paraId="3E986750">
      <w:pPr>
        <w:bidi w:val="0"/>
        <w:rPr>
          <w:rFonts w:hint="eastAsia"/>
          <w:lang w:val="en-US" w:eastAsia="zh-CN"/>
        </w:rPr>
      </w:pPr>
    </w:p>
    <w:p w14:paraId="0F62A4E3">
      <w:pPr>
        <w:bidi w:val="0"/>
        <w:rPr>
          <w:rFonts w:hint="eastAsia"/>
          <w:lang w:val="en-US" w:eastAsia="zh-CN"/>
        </w:rPr>
      </w:pPr>
    </w:p>
    <w:p w14:paraId="4EC90E1A">
      <w:pPr>
        <w:bidi w:val="0"/>
        <w:rPr>
          <w:rFonts w:hint="eastAsia"/>
          <w:lang w:val="en-US" w:eastAsia="zh-CN"/>
        </w:rPr>
      </w:pPr>
    </w:p>
    <w:p w14:paraId="3F1720AB">
      <w:pPr>
        <w:bidi w:val="0"/>
        <w:rPr>
          <w:rFonts w:hint="eastAsia"/>
          <w:lang w:val="en-US" w:eastAsia="zh-CN"/>
        </w:rPr>
      </w:pPr>
    </w:p>
    <w:p w14:paraId="069AE1C4">
      <w:pPr>
        <w:bidi w:val="0"/>
        <w:rPr>
          <w:rFonts w:hint="eastAsia"/>
          <w:lang w:val="en-US" w:eastAsia="zh-CN"/>
        </w:rPr>
      </w:pPr>
    </w:p>
    <w:p w14:paraId="065BE533">
      <w:pPr>
        <w:bidi w:val="0"/>
        <w:rPr>
          <w:rFonts w:hint="eastAsia"/>
          <w:lang w:val="en-US" w:eastAsia="zh-CN"/>
        </w:rPr>
      </w:pPr>
    </w:p>
    <w:p w14:paraId="721E540E">
      <w:pPr>
        <w:bidi w:val="0"/>
        <w:rPr>
          <w:rFonts w:hint="eastAsia"/>
          <w:lang w:val="en-US" w:eastAsia="zh-CN"/>
        </w:rPr>
      </w:pPr>
    </w:p>
    <w:p w14:paraId="5E4C8133">
      <w:pPr>
        <w:bidi w:val="0"/>
        <w:rPr>
          <w:rFonts w:hint="eastAsia"/>
          <w:lang w:val="en-US" w:eastAsia="zh-CN"/>
        </w:rPr>
      </w:pPr>
    </w:p>
    <w:p w14:paraId="2E674CAE">
      <w:pPr>
        <w:bidi w:val="0"/>
        <w:rPr>
          <w:rFonts w:hint="eastAsia"/>
          <w:lang w:val="en-US" w:eastAsia="zh-CN"/>
        </w:rPr>
      </w:pPr>
    </w:p>
    <w:p w14:paraId="001FBADC">
      <w:pPr>
        <w:bidi w:val="0"/>
        <w:rPr>
          <w:rFonts w:hint="eastAsia"/>
          <w:lang w:val="en-US" w:eastAsia="zh-CN"/>
        </w:rPr>
      </w:pPr>
    </w:p>
    <w:p w14:paraId="2BE85815">
      <w:pPr>
        <w:bidi w:val="0"/>
        <w:rPr>
          <w:rFonts w:hint="eastAsia"/>
          <w:lang w:val="en-US" w:eastAsia="zh-CN"/>
        </w:rPr>
      </w:pPr>
    </w:p>
    <w:p w14:paraId="2232DDDA">
      <w:pPr>
        <w:bidi w:val="0"/>
        <w:rPr>
          <w:rFonts w:hint="eastAsia"/>
          <w:lang w:val="en-US" w:eastAsia="zh-CN"/>
        </w:rPr>
      </w:pPr>
    </w:p>
    <w:p w14:paraId="59FF7DAB">
      <w:pPr>
        <w:bidi w:val="0"/>
        <w:rPr>
          <w:rFonts w:hint="eastAsia"/>
          <w:lang w:val="en-US" w:eastAsia="zh-CN"/>
        </w:rPr>
      </w:pPr>
    </w:p>
    <w:p w14:paraId="44E2683A">
      <w:pPr>
        <w:pStyle w:val="2"/>
        <w:bidi w:val="0"/>
        <w:rPr>
          <w:rFonts w:hint="eastAsia" w:ascii="宋体" w:hAnsi="宋体" w:eastAsia="宋体" w:cs="宋体"/>
          <w:sz w:val="52"/>
          <w:lang w:val="en-US" w:eastAsia="zh-CN"/>
        </w:rPr>
      </w:pPr>
      <w:bookmarkStart w:id="0" w:name="_Toc1400754048"/>
      <w:bookmarkStart w:id="1" w:name="_Toc623353521"/>
      <w:r>
        <w:rPr>
          <w:rFonts w:hint="eastAsia" w:ascii="宋体" w:hAnsi="宋体" w:eastAsia="宋体" w:cs="宋体"/>
          <w:sz w:val="52"/>
          <w:lang w:val="en-US" w:eastAsia="zh-CN"/>
        </w:rPr>
        <w:t>实在建构：从无限可能到有限确定</w:t>
      </w:r>
      <w:bookmarkEnd w:id="0"/>
      <w:bookmarkEnd w:id="1"/>
    </w:p>
    <w:p w14:paraId="24D752C7">
      <w:pPr>
        <w:rPr>
          <w:rFonts w:hint="eastAsia" w:ascii="宋体" w:hAnsi="宋体" w:eastAsia="宋体" w:cs="宋体"/>
          <w:u w:val="single" w:color="auto"/>
        </w:rPr>
      </w:pPr>
      <w:r>
        <w:rPr>
          <w:rFonts w:hint="eastAsia" w:ascii="宋体" w:hAnsi="宋体" w:eastAsia="宋体" w:cs="宋体"/>
        </w:rPr>
        <w:t>Reality Construction：From Infinite Possibility to Finite Certainty</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2" w:name="_Toc1757546322"/>
          <w:bookmarkStart w:id="3" w:name="_Toc1277397381"/>
          <w:r>
            <w:rPr>
              <w:rFonts w:hint="eastAsia" w:ascii="宋体" w:hAnsi="宋体" w:eastAsia="宋体" w:cs="宋体"/>
            </w:rPr>
            <w:t>目录</w:t>
          </w:r>
          <w:bookmarkEnd w:id="2"/>
          <w:bookmarkEnd w:id="3"/>
        </w:p>
        <w:p w14:paraId="255DA2F4">
          <w:pPr>
            <w:pStyle w:val="11"/>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_Toc1400754048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实在建构：从无限可能到有限确定</w:t>
          </w:r>
          <w:r>
            <w:tab/>
          </w:r>
          <w:r>
            <w:fldChar w:fldCharType="begin"/>
          </w:r>
          <w:r>
            <w:instrText xml:space="preserve"> PAGEREF _Toc1400754048 \h </w:instrText>
          </w:r>
          <w:r>
            <w:fldChar w:fldCharType="separate"/>
          </w:r>
          <w:r>
            <w:t>1</w:t>
          </w:r>
          <w:r>
            <w:fldChar w:fldCharType="end"/>
          </w:r>
          <w:r>
            <w:rPr>
              <w:rFonts w:hint="eastAsia" w:ascii="宋体" w:hAnsi="宋体" w:eastAsia="宋体" w:cs="宋体"/>
              <w:lang w:val="en-US" w:eastAsia="zh-CN"/>
            </w:rPr>
            <w:fldChar w:fldCharType="end"/>
          </w:r>
        </w:p>
        <w:p w14:paraId="60C1BFD1">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_Toc1757546322 </w:instrText>
          </w:r>
          <w:r>
            <w:rPr>
              <w:rFonts w:hint="eastAsia" w:ascii="宋体" w:hAnsi="宋体" w:eastAsia="宋体" w:cs="宋体"/>
              <w:lang w:val="en-US" w:eastAsia="zh-CN"/>
            </w:rPr>
            <w:fldChar w:fldCharType="separate"/>
          </w:r>
          <w:r>
            <w:rPr>
              <w:rFonts w:hint="eastAsia" w:ascii="宋体" w:hAnsi="宋体" w:eastAsia="宋体" w:cs="宋体"/>
            </w:rPr>
            <w:t>目录</w:t>
          </w:r>
          <w:r>
            <w:tab/>
          </w:r>
          <w:r>
            <w:fldChar w:fldCharType="begin"/>
          </w:r>
          <w:r>
            <w:instrText xml:space="preserve"> PAGEREF _Toc1757546322 \h </w:instrText>
          </w:r>
          <w:r>
            <w:fldChar w:fldCharType="separate"/>
          </w:r>
          <w:r>
            <w:t>2</w:t>
          </w:r>
          <w:r>
            <w:fldChar w:fldCharType="end"/>
          </w:r>
          <w:r>
            <w:rPr>
              <w:rFonts w:hint="eastAsia" w:ascii="宋体" w:hAnsi="宋体" w:eastAsia="宋体" w:cs="宋体"/>
              <w:lang w:val="en-US" w:eastAsia="zh-CN"/>
            </w:rPr>
            <w:fldChar w:fldCharType="end"/>
          </w:r>
        </w:p>
        <w:p w14:paraId="5AF989DA">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_Toc443469369 </w:instrText>
          </w:r>
          <w:r>
            <w:rPr>
              <w:rFonts w:hint="eastAsia" w:ascii="宋体" w:hAnsi="宋体" w:eastAsia="宋体" w:cs="宋体"/>
              <w:lang w:val="en-US" w:eastAsia="zh-CN"/>
            </w:rPr>
            <w:fldChar w:fldCharType="separate"/>
          </w:r>
          <w:r>
            <w:rPr>
              <w:rFonts w:hint="eastAsia" w:ascii="宋体" w:hAnsi="宋体" w:eastAsia="宋体" w:cs="宋体"/>
              <w:szCs w:val="36"/>
            </w:rPr>
            <w:t>导论：在评估异化的时代重问「实在」</w:t>
          </w:r>
          <w:r>
            <w:tab/>
          </w:r>
          <w:r>
            <w:fldChar w:fldCharType="begin"/>
          </w:r>
          <w:r>
            <w:instrText xml:space="preserve"> PAGEREF _Toc443469369 \h </w:instrText>
          </w:r>
          <w:r>
            <w:fldChar w:fldCharType="separate"/>
          </w:r>
          <w:r>
            <w:t>3</w:t>
          </w:r>
          <w:r>
            <w:fldChar w:fldCharType="end"/>
          </w:r>
          <w:r>
            <w:rPr>
              <w:rFonts w:hint="eastAsia" w:ascii="宋体" w:hAnsi="宋体" w:eastAsia="宋体" w:cs="宋体"/>
              <w:lang w:val="en-US" w:eastAsia="zh-CN"/>
            </w:rPr>
            <w:fldChar w:fldCharType="end"/>
          </w:r>
        </w:p>
        <w:p w14:paraId="25E1886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_Toc1621429693 </w:instrText>
          </w:r>
          <w:r>
            <w:rPr>
              <w:rFonts w:hint="eastAsia" w:ascii="宋体" w:hAnsi="宋体" w:eastAsia="宋体" w:cs="宋体"/>
              <w:lang w:val="en-US" w:eastAsia="zh-CN"/>
            </w:rPr>
            <w:fldChar w:fldCharType="separate"/>
          </w:r>
          <w:r>
            <w:rPr>
              <w:rFonts w:hint="eastAsia" w:ascii="宋体" w:hAnsi="宋体" w:eastAsia="宋体" w:cs="宋体"/>
            </w:rPr>
            <w:t>破碎的镜厅：我们所处的时代</w:t>
          </w:r>
          <w:r>
            <w:tab/>
          </w:r>
          <w:r>
            <w:fldChar w:fldCharType="begin"/>
          </w:r>
          <w:r>
            <w:instrText xml:space="preserve"> PAGEREF _Toc1621429693 \h </w:instrText>
          </w:r>
          <w:r>
            <w:fldChar w:fldCharType="separate"/>
          </w:r>
          <w:r>
            <w:t>3</w:t>
          </w:r>
          <w:r>
            <w:fldChar w:fldCharType="end"/>
          </w:r>
          <w:r>
            <w:rPr>
              <w:rFonts w:hint="eastAsia" w:ascii="宋体" w:hAnsi="宋体" w:eastAsia="宋体" w:cs="宋体"/>
              <w:lang w:val="en-US" w:eastAsia="zh-CN"/>
            </w:rPr>
            <w:fldChar w:fldCharType="end"/>
          </w:r>
        </w:p>
        <w:p w14:paraId="4C19DB8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_Toc1948853468 </w:instrText>
          </w:r>
          <w:r>
            <w:rPr>
              <w:rFonts w:hint="eastAsia" w:ascii="宋体" w:hAnsi="宋体" w:eastAsia="宋体" w:cs="宋体"/>
              <w:lang w:val="en-US" w:eastAsia="zh-CN"/>
            </w:rPr>
            <w:fldChar w:fldCharType="separate"/>
          </w:r>
          <w:r>
            <w:rPr>
              <w:rFonts w:hint="eastAsia" w:ascii="宋体" w:hAnsi="宋体" w:eastAsia="宋体" w:cs="宋体"/>
            </w:rPr>
            <w:t>认知过载与语境的崩塌</w:t>
          </w:r>
          <w:r>
            <w:tab/>
          </w:r>
          <w:r>
            <w:fldChar w:fldCharType="begin"/>
          </w:r>
          <w:r>
            <w:instrText xml:space="preserve"> PAGEREF _Toc1948853468 \h </w:instrText>
          </w:r>
          <w:r>
            <w:fldChar w:fldCharType="separate"/>
          </w:r>
          <w:r>
            <w:t>3</w:t>
          </w:r>
          <w:r>
            <w:fldChar w:fldCharType="end"/>
          </w:r>
          <w:r>
            <w:rPr>
              <w:rFonts w:hint="eastAsia" w:ascii="宋体" w:hAnsi="宋体" w:eastAsia="宋体" w:cs="宋体"/>
              <w:lang w:val="en-US" w:eastAsia="zh-CN"/>
            </w:rPr>
            <w:fldChar w:fldCharType="end"/>
          </w:r>
        </w:p>
        <w:p w14:paraId="7C7269F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_Toc959652632 </w:instrText>
          </w:r>
          <w:r>
            <w:rPr>
              <w:rFonts w:hint="eastAsia" w:ascii="宋体" w:hAnsi="宋体" w:eastAsia="宋体" w:cs="宋体"/>
              <w:lang w:val="en-US" w:eastAsia="zh-CN"/>
            </w:rPr>
            <w:fldChar w:fldCharType="separate"/>
          </w:r>
          <w:r>
            <w:rPr>
              <w:rFonts w:hint="eastAsia" w:ascii="宋体" w:hAnsi="宋体" w:eastAsia="宋体" w:cs="宋体"/>
            </w:rPr>
            <w:t>作为规训工具的</w:t>
          </w:r>
          <w:r>
            <w:rPr>
              <w:rFonts w:hint="eastAsia" w:ascii="宋体" w:hAnsi="宋体" w:eastAsia="宋体" w:cs="宋体"/>
              <w:lang w:eastAsia="zh-CN"/>
            </w:rPr>
            <w:t>「</w:t>
          </w:r>
          <w:r>
            <w:rPr>
              <w:rFonts w:hint="eastAsia" w:ascii="宋体" w:hAnsi="宋体" w:eastAsia="宋体" w:cs="宋体"/>
            </w:rPr>
            <w:t>个性化</w:t>
          </w:r>
          <w:r>
            <w:rPr>
              <w:rFonts w:hint="eastAsia" w:ascii="宋体" w:hAnsi="宋体" w:eastAsia="宋体" w:cs="宋体"/>
              <w:lang w:eastAsia="zh-CN"/>
            </w:rPr>
            <w:t>」</w:t>
          </w:r>
          <w:r>
            <w:tab/>
          </w:r>
          <w:r>
            <w:fldChar w:fldCharType="begin"/>
          </w:r>
          <w:r>
            <w:instrText xml:space="preserve"> PAGEREF _Toc959652632 \h </w:instrText>
          </w:r>
          <w:r>
            <w:fldChar w:fldCharType="separate"/>
          </w:r>
          <w:r>
            <w:t>4</w:t>
          </w:r>
          <w:r>
            <w:fldChar w:fldCharType="end"/>
          </w:r>
          <w:r>
            <w:rPr>
              <w:rFonts w:hint="eastAsia" w:ascii="宋体" w:hAnsi="宋体" w:eastAsia="宋体" w:cs="宋体"/>
              <w:lang w:val="en-US" w:eastAsia="zh-CN"/>
            </w:rPr>
            <w:fldChar w:fldCharType="end"/>
          </w:r>
        </w:p>
        <w:p w14:paraId="66622D69">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_Toc1279597054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核心</w:t>
          </w:r>
          <w:r>
            <w:rPr>
              <w:rFonts w:hint="eastAsia" w:ascii="宋体" w:hAnsi="宋体" w:eastAsia="宋体" w:cs="宋体"/>
            </w:rPr>
            <w:t>概念</w:t>
          </w:r>
          <w:r>
            <w:tab/>
          </w:r>
          <w:r>
            <w:fldChar w:fldCharType="begin"/>
          </w:r>
          <w:r>
            <w:instrText xml:space="preserve"> PAGEREF _Toc1279597054 \h </w:instrText>
          </w:r>
          <w:r>
            <w:fldChar w:fldCharType="separate"/>
          </w:r>
          <w:r>
            <w:t>7</w:t>
          </w:r>
          <w:r>
            <w:fldChar w:fldCharType="end"/>
          </w:r>
          <w:r>
            <w:rPr>
              <w:rFonts w:hint="eastAsia" w:ascii="宋体" w:hAnsi="宋体" w:eastAsia="宋体" w:cs="宋体"/>
              <w:lang w:val="en-US" w:eastAsia="zh-CN"/>
            </w:rPr>
            <w:fldChar w:fldCharType="end"/>
          </w:r>
        </w:p>
        <w:p w14:paraId="1BC1C64F">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_Toc1286445520 </w:instrText>
          </w:r>
          <w:r>
            <w:rPr>
              <w:rFonts w:hint="eastAsia" w:ascii="宋体" w:hAnsi="宋体" w:eastAsia="宋体" w:cs="宋体"/>
              <w:lang w:val="en-US" w:eastAsia="zh-CN"/>
            </w:rPr>
            <w:fldChar w:fldCharType="separate"/>
          </w:r>
          <w:r>
            <w:rPr>
              <w:rFonts w:hint="eastAsia" w:ascii="宋体" w:hAnsi="宋体" w:eastAsia="宋体" w:cs="宋体"/>
            </w:rPr>
            <w:t>本书结构</w:t>
          </w:r>
          <w:r>
            <w:tab/>
          </w:r>
          <w:r>
            <w:fldChar w:fldCharType="begin"/>
          </w:r>
          <w:r>
            <w:instrText xml:space="preserve"> PAGEREF _Toc1286445520 \h </w:instrText>
          </w:r>
          <w:r>
            <w:fldChar w:fldCharType="separate"/>
          </w:r>
          <w:r>
            <w:t>11</w:t>
          </w:r>
          <w:r>
            <w:fldChar w:fldCharType="end"/>
          </w:r>
          <w:r>
            <w:rPr>
              <w:rFonts w:hint="eastAsia" w:ascii="宋体" w:hAnsi="宋体" w:eastAsia="宋体" w:cs="宋体"/>
              <w:lang w:val="en-US" w:eastAsia="zh-CN"/>
            </w:rPr>
            <w:fldChar w:fldCharType="end"/>
          </w:r>
        </w:p>
        <w:p w14:paraId="7489223F">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_Toc424496644 </w:instrText>
          </w:r>
          <w:r>
            <w:rPr>
              <w:rFonts w:hint="eastAsia" w:ascii="宋体" w:hAnsi="宋体" w:eastAsia="宋体" w:cs="宋体"/>
              <w:lang w:val="en-US" w:eastAsia="zh-CN"/>
            </w:rPr>
            <w:fldChar w:fldCharType="separate"/>
          </w:r>
          <w:r>
            <w:rPr>
              <w:rFonts w:hint="eastAsia" w:ascii="宋体" w:hAnsi="宋体" w:eastAsia="宋体" w:cs="宋体"/>
              <w:szCs w:val="36"/>
            </w:rPr>
            <w:t>第一部分：</w:t>
          </w:r>
          <w:r>
            <w:rPr>
              <w:rFonts w:hint="eastAsia" w:ascii="宋体" w:hAnsi="宋体" w:eastAsia="宋体" w:cs="宋体"/>
              <w:szCs w:val="36"/>
              <w:lang w:val="en-US" w:eastAsia="zh-CN"/>
            </w:rPr>
            <w:t>存在</w:t>
          </w:r>
          <w:r>
            <w:rPr>
              <w:rFonts w:hint="eastAsia" w:ascii="宋体" w:hAnsi="宋体" w:eastAsia="宋体" w:cs="宋体"/>
              <w:szCs w:val="36"/>
            </w:rPr>
            <w:t>——</w:t>
          </w:r>
          <w:r>
            <w:rPr>
              <w:rFonts w:hint="eastAsia" w:ascii="宋体" w:hAnsi="宋体" w:eastAsia="宋体" w:cs="宋体"/>
              <w:szCs w:val="36"/>
              <w:lang w:val="en-US" w:eastAsia="zh-CN"/>
            </w:rPr>
            <w:t>世界的本来</w:t>
          </w:r>
          <w:r>
            <w:tab/>
          </w:r>
          <w:r>
            <w:fldChar w:fldCharType="begin"/>
          </w:r>
          <w:r>
            <w:instrText xml:space="preserve"> PAGEREF _Toc424496644 \h </w:instrText>
          </w:r>
          <w:r>
            <w:fldChar w:fldCharType="separate"/>
          </w:r>
          <w:r>
            <w:t>13</w:t>
          </w:r>
          <w:r>
            <w:fldChar w:fldCharType="end"/>
          </w:r>
          <w:r>
            <w:rPr>
              <w:rFonts w:hint="eastAsia" w:ascii="宋体" w:hAnsi="宋体" w:eastAsia="宋体" w:cs="宋体"/>
              <w:lang w:val="en-US" w:eastAsia="zh-CN"/>
            </w:rPr>
            <w:fldChar w:fldCharType="end"/>
          </w:r>
        </w:p>
        <w:p w14:paraId="3699B189">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_Toc574420374 </w:instrText>
          </w:r>
          <w:r>
            <w:rPr>
              <w:rFonts w:hint="eastAsia" w:ascii="宋体" w:hAnsi="宋体" w:eastAsia="宋体" w:cs="宋体"/>
              <w:lang w:val="en-US" w:eastAsia="zh-CN"/>
            </w:rPr>
            <w:fldChar w:fldCharType="separate"/>
          </w:r>
          <w:r>
            <w:rPr>
              <w:rFonts w:hint="eastAsia" w:ascii="宋体" w:hAnsi="宋体" w:eastAsia="宋体" w:cs="宋体"/>
            </w:rPr>
            <w:t>第一章</w:t>
          </w:r>
          <w:r>
            <w:rPr>
              <w:rFonts w:hint="eastAsia" w:ascii="宋体" w:hAnsi="宋体" w:eastAsia="宋体" w:cs="宋体"/>
              <w:lang w:val="en-US" w:eastAsia="zh-CN"/>
            </w:rPr>
            <w:t xml:space="preserve"> </w:t>
          </w:r>
          <w:r>
            <w:rPr>
              <w:rFonts w:hint="eastAsia" w:ascii="宋体" w:hAnsi="宋体" w:eastAsia="宋体" w:cs="宋体"/>
            </w:rPr>
            <w:t>可能性基底：万物未形时</w:t>
          </w:r>
          <w:r>
            <w:tab/>
          </w:r>
          <w:r>
            <w:fldChar w:fldCharType="begin"/>
          </w:r>
          <w:r>
            <w:instrText xml:space="preserve"> PAGEREF _Toc574420374 \h </w:instrText>
          </w:r>
          <w:r>
            <w:fldChar w:fldCharType="separate"/>
          </w:r>
          <w:r>
            <w:t>13</w:t>
          </w:r>
          <w:r>
            <w:fldChar w:fldCharType="end"/>
          </w:r>
          <w:r>
            <w:rPr>
              <w:rFonts w:hint="eastAsia" w:ascii="宋体" w:hAnsi="宋体" w:eastAsia="宋体" w:cs="宋体"/>
              <w:lang w:val="en-US" w:eastAsia="zh-CN"/>
            </w:rPr>
            <w:fldChar w:fldCharType="end"/>
          </w:r>
        </w:p>
        <w:p w14:paraId="029A4A7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_Toc1344232553 </w:instrText>
          </w:r>
          <w:r>
            <w:rPr>
              <w:rFonts w:hint="eastAsia" w:ascii="宋体" w:hAnsi="宋体" w:eastAsia="宋体" w:cs="宋体"/>
              <w:lang w:val="en-US" w:eastAsia="zh-CN"/>
            </w:rPr>
            <w:fldChar w:fldCharType="separate"/>
          </w:r>
          <w:r>
            <w:rPr>
              <w:rFonts w:hint="eastAsia" w:ascii="宋体" w:hAnsi="宋体" w:eastAsia="宋体" w:cs="宋体"/>
            </w:rPr>
            <w:t>第二章</w:t>
          </w:r>
          <w:r>
            <w:rPr>
              <w:rFonts w:hint="eastAsia" w:ascii="宋体" w:hAnsi="宋体" w:eastAsia="宋体" w:cs="宋体"/>
              <w:lang w:val="en-US" w:eastAsia="zh-CN"/>
            </w:rPr>
            <w:t xml:space="preserve"> </w:t>
          </w:r>
          <w:r>
            <w:rPr>
              <w:rFonts w:hint="eastAsia" w:ascii="宋体" w:hAnsi="宋体" w:eastAsia="宋体" w:cs="宋体"/>
            </w:rPr>
            <w:t>观察的触碰：可能性的第一次收敛</w:t>
          </w:r>
          <w:r>
            <w:tab/>
          </w:r>
          <w:r>
            <w:fldChar w:fldCharType="begin"/>
          </w:r>
          <w:r>
            <w:instrText xml:space="preserve"> PAGEREF _Toc1344232553 \h </w:instrText>
          </w:r>
          <w:r>
            <w:fldChar w:fldCharType="separate"/>
          </w:r>
          <w:r>
            <w:t>23</w:t>
          </w:r>
          <w:r>
            <w:fldChar w:fldCharType="end"/>
          </w:r>
          <w:r>
            <w:rPr>
              <w:rFonts w:hint="eastAsia" w:ascii="宋体" w:hAnsi="宋体" w:eastAsia="宋体" w:cs="宋体"/>
              <w:lang w:val="en-US" w:eastAsia="zh-CN"/>
            </w:rPr>
            <w:fldChar w:fldCharType="end"/>
          </w:r>
        </w:p>
        <w:p w14:paraId="0998EF3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_Toc988551831 </w:instrText>
          </w:r>
          <w:r>
            <w:rPr>
              <w:rFonts w:hint="eastAsia" w:ascii="宋体" w:hAnsi="宋体" w:eastAsia="宋体" w:cs="宋体"/>
              <w:lang w:val="en-US" w:eastAsia="zh-CN"/>
            </w:rPr>
            <w:fldChar w:fldCharType="separate"/>
          </w:r>
          <w:r>
            <w:rPr>
              <w:rFonts w:hint="eastAsia" w:ascii="宋体" w:hAnsi="宋体" w:eastAsia="宋体" w:cs="宋体"/>
            </w:rPr>
            <w:t>第三章</w:t>
          </w:r>
          <w:r>
            <w:rPr>
              <w:rFonts w:hint="eastAsia" w:ascii="宋体" w:hAnsi="宋体" w:eastAsia="宋体" w:cs="宋体"/>
              <w:lang w:val="en-US" w:eastAsia="zh-CN"/>
            </w:rPr>
            <w:t xml:space="preserve"> </w:t>
          </w:r>
          <w:r>
            <w:rPr>
              <w:rFonts w:hint="eastAsia" w:ascii="宋体" w:hAnsi="宋体" w:eastAsia="宋体" w:cs="宋体"/>
            </w:rPr>
            <w:t>世界的涌现：时空、因果与他者</w:t>
          </w:r>
          <w:r>
            <w:tab/>
          </w:r>
          <w:r>
            <w:fldChar w:fldCharType="begin"/>
          </w:r>
          <w:r>
            <w:instrText xml:space="preserve"> PAGEREF _Toc988551831 \h </w:instrText>
          </w:r>
          <w:r>
            <w:fldChar w:fldCharType="separate"/>
          </w:r>
          <w:r>
            <w:t>32</w:t>
          </w:r>
          <w:r>
            <w:fldChar w:fldCharType="end"/>
          </w:r>
          <w:r>
            <w:rPr>
              <w:rFonts w:hint="eastAsia" w:ascii="宋体" w:hAnsi="宋体" w:eastAsia="宋体" w:cs="宋体"/>
              <w:lang w:val="en-US" w:eastAsia="zh-CN"/>
            </w:rPr>
            <w:fldChar w:fldCharType="end"/>
          </w:r>
        </w:p>
        <w:p w14:paraId="0E520B56">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_Toc1657130425 </w:instrText>
          </w:r>
          <w:r>
            <w:rPr>
              <w:rFonts w:hint="eastAsia" w:ascii="宋体" w:hAnsi="宋体" w:eastAsia="宋体" w:cs="宋体"/>
              <w:lang w:val="en-US" w:eastAsia="zh-CN"/>
            </w:rPr>
            <w:fldChar w:fldCharType="separate"/>
          </w:r>
          <w:r>
            <w:rPr>
              <w:rFonts w:hint="eastAsia" w:ascii="宋体" w:hAnsi="宋体" w:eastAsia="宋体" w:cs="宋体"/>
              <w:szCs w:val="36"/>
            </w:rPr>
            <w:t>第</w:t>
          </w:r>
          <w:r>
            <w:rPr>
              <w:rFonts w:hint="eastAsia" w:ascii="宋体" w:hAnsi="宋体" w:eastAsia="宋体" w:cs="宋体"/>
              <w:szCs w:val="36"/>
              <w:lang w:val="en-US" w:eastAsia="zh-CN"/>
            </w:rPr>
            <w:t>二</w:t>
          </w:r>
          <w:r>
            <w:rPr>
              <w:rFonts w:hint="eastAsia" w:ascii="宋体" w:hAnsi="宋体" w:eastAsia="宋体" w:cs="宋体"/>
              <w:szCs w:val="36"/>
            </w:rPr>
            <w:t>部分：</w:t>
          </w:r>
          <w:r>
            <w:rPr>
              <w:rFonts w:hint="eastAsia" w:ascii="宋体" w:hAnsi="宋体" w:eastAsia="宋体" w:cs="宋体"/>
              <w:szCs w:val="36"/>
              <w:lang w:val="en-US" w:eastAsia="zh-CN"/>
            </w:rPr>
            <w:t>认知</w:t>
          </w:r>
          <w:r>
            <w:rPr>
              <w:rFonts w:hint="eastAsia" w:ascii="宋体" w:hAnsi="宋体" w:eastAsia="宋体" w:cs="宋体"/>
              <w:szCs w:val="36"/>
            </w:rPr>
            <w:t>——建构的工具</w:t>
          </w:r>
          <w:r>
            <w:tab/>
          </w:r>
          <w:r>
            <w:fldChar w:fldCharType="begin"/>
          </w:r>
          <w:r>
            <w:instrText xml:space="preserve"> PAGEREF _Toc1657130425 \h </w:instrText>
          </w:r>
          <w:r>
            <w:fldChar w:fldCharType="separate"/>
          </w:r>
          <w:r>
            <w:t>42</w:t>
          </w:r>
          <w:r>
            <w:fldChar w:fldCharType="end"/>
          </w:r>
          <w:r>
            <w:rPr>
              <w:rFonts w:hint="eastAsia" w:ascii="宋体" w:hAnsi="宋体" w:eastAsia="宋体" w:cs="宋体"/>
              <w:lang w:val="en-US" w:eastAsia="zh-CN"/>
            </w:rPr>
            <w:fldChar w:fldCharType="end"/>
          </w:r>
        </w:p>
        <w:p w14:paraId="4FAC638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_Toc675635032 </w:instrText>
          </w:r>
          <w:r>
            <w:rPr>
              <w:rFonts w:hint="eastAsia" w:ascii="宋体" w:hAnsi="宋体" w:eastAsia="宋体" w:cs="宋体"/>
              <w:lang w:val="en-US" w:eastAsia="zh-CN"/>
            </w:rPr>
            <w:fldChar w:fldCharType="separate"/>
          </w:r>
          <w:r>
            <w:rPr>
              <w:rFonts w:hint="eastAsia" w:ascii="宋体" w:hAnsi="宋体" w:eastAsia="宋体" w:cs="宋体"/>
            </w:rPr>
            <w:t>第</w:t>
          </w:r>
          <w:r>
            <w:rPr>
              <w:rFonts w:hint="eastAsia" w:ascii="宋体" w:hAnsi="宋体" w:eastAsia="宋体" w:cs="宋体"/>
              <w:lang w:val="en-US" w:eastAsia="zh-CN"/>
            </w:rPr>
            <w:t>四</w:t>
          </w:r>
          <w:r>
            <w:rPr>
              <w:rFonts w:hint="eastAsia" w:ascii="宋体" w:hAnsi="宋体" w:eastAsia="宋体" w:cs="宋体"/>
            </w:rPr>
            <w:t>章</w:t>
          </w:r>
          <w:r>
            <w:rPr>
              <w:rFonts w:hint="eastAsia" w:ascii="宋体" w:hAnsi="宋体" w:eastAsia="宋体" w:cs="宋体"/>
              <w:lang w:val="en-US" w:eastAsia="zh-CN"/>
            </w:rPr>
            <w:t xml:space="preserve"> </w:t>
          </w:r>
          <w:r>
            <w:rPr>
              <w:rFonts w:hint="eastAsia" w:ascii="宋体" w:hAnsi="宋体" w:eastAsia="宋体" w:cs="宋体"/>
            </w:rPr>
            <w:t>不完美的真理：作为过程的认知建构</w:t>
          </w:r>
          <w:r>
            <w:tab/>
          </w:r>
          <w:r>
            <w:fldChar w:fldCharType="begin"/>
          </w:r>
          <w:r>
            <w:instrText xml:space="preserve"> PAGEREF _Toc675635032 \h </w:instrText>
          </w:r>
          <w:r>
            <w:fldChar w:fldCharType="separate"/>
          </w:r>
          <w:r>
            <w:t>42</w:t>
          </w:r>
          <w:r>
            <w:fldChar w:fldCharType="end"/>
          </w:r>
          <w:r>
            <w:rPr>
              <w:rFonts w:hint="eastAsia" w:ascii="宋体" w:hAnsi="宋体" w:eastAsia="宋体" w:cs="宋体"/>
              <w:lang w:val="en-US" w:eastAsia="zh-CN"/>
            </w:rPr>
            <w:fldChar w:fldCharType="end"/>
          </w:r>
        </w:p>
        <w:p w14:paraId="10AB371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_Toc1651941135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第五章 语言的边界：我们用以建构世界的砖石</w:t>
          </w:r>
          <w:r>
            <w:tab/>
          </w:r>
          <w:r>
            <w:fldChar w:fldCharType="begin"/>
          </w:r>
          <w:r>
            <w:instrText xml:space="preserve"> PAGEREF _Toc1651941135 \h </w:instrText>
          </w:r>
          <w:r>
            <w:fldChar w:fldCharType="separate"/>
          </w:r>
          <w:r>
            <w:t>53</w:t>
          </w:r>
          <w:r>
            <w:fldChar w:fldCharType="end"/>
          </w:r>
          <w:r>
            <w:rPr>
              <w:rFonts w:hint="eastAsia" w:ascii="宋体" w:hAnsi="宋体" w:eastAsia="宋体" w:cs="宋体"/>
              <w:lang w:val="en-US" w:eastAsia="zh-CN"/>
            </w:rPr>
            <w:fldChar w:fldCharType="end"/>
          </w:r>
        </w:p>
        <w:p w14:paraId="56C2876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_Toc1506067529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第六章 模型的阴影：所有理论都是对实在的降维建构</w:t>
          </w:r>
          <w:r>
            <w:tab/>
          </w:r>
          <w:r>
            <w:fldChar w:fldCharType="begin"/>
          </w:r>
          <w:r>
            <w:instrText xml:space="preserve"> PAGEREF _Toc1506067529 \h </w:instrText>
          </w:r>
          <w:r>
            <w:fldChar w:fldCharType="separate"/>
          </w:r>
          <w:r>
            <w:t>64</w:t>
          </w:r>
          <w:r>
            <w:fldChar w:fldCharType="end"/>
          </w:r>
          <w:r>
            <w:rPr>
              <w:rFonts w:hint="eastAsia" w:ascii="宋体" w:hAnsi="宋体" w:eastAsia="宋体" w:cs="宋体"/>
              <w:lang w:val="en-US" w:eastAsia="zh-CN"/>
            </w:rPr>
            <w:fldChar w:fldCharType="end"/>
          </w:r>
        </w:p>
        <w:p w14:paraId="296761D1">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_Toc87212714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第三部分：秩序——全体的契约</w:t>
          </w:r>
          <w:r>
            <w:tab/>
          </w:r>
          <w:r>
            <w:fldChar w:fldCharType="begin"/>
          </w:r>
          <w:r>
            <w:instrText xml:space="preserve"> PAGEREF _Toc87212714 \h </w:instrText>
          </w:r>
          <w:r>
            <w:fldChar w:fldCharType="separate"/>
          </w:r>
          <w:r>
            <w:t>76</w:t>
          </w:r>
          <w:r>
            <w:fldChar w:fldCharType="end"/>
          </w:r>
          <w:r>
            <w:rPr>
              <w:rFonts w:hint="eastAsia" w:ascii="宋体" w:hAnsi="宋体" w:eastAsia="宋体" w:cs="宋体"/>
              <w:lang w:val="en-US" w:eastAsia="zh-CN"/>
            </w:rPr>
            <w:fldChar w:fldCharType="end"/>
          </w:r>
        </w:p>
        <w:p w14:paraId="2DEAD92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_Toc1200236944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 共识的凝固：从流动建构到确定秩序</w:t>
          </w:r>
          <w:r>
            <w:tab/>
          </w:r>
          <w:r>
            <w:fldChar w:fldCharType="begin"/>
          </w:r>
          <w:r>
            <w:instrText xml:space="preserve"> PAGEREF _Toc1200236944 \h </w:instrText>
          </w:r>
          <w:r>
            <w:fldChar w:fldCharType="separate"/>
          </w:r>
          <w:r>
            <w:t>76</w:t>
          </w:r>
          <w:r>
            <w:fldChar w:fldCharType="end"/>
          </w:r>
          <w:r>
            <w:rPr>
              <w:rFonts w:hint="eastAsia" w:ascii="宋体" w:hAnsi="宋体" w:eastAsia="宋体" w:cs="宋体"/>
              <w:lang w:val="en-US" w:eastAsia="zh-CN"/>
            </w:rPr>
            <w:fldChar w:fldCharType="end"/>
          </w:r>
        </w:p>
        <w:p w14:paraId="6A9F452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_Toc1068421537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第八章 评估的枷锁：在确定性中被剥夺的权力</w:t>
          </w:r>
          <w:r>
            <w:tab/>
          </w:r>
          <w:r>
            <w:fldChar w:fldCharType="begin"/>
          </w:r>
          <w:r>
            <w:instrText xml:space="preserve"> PAGEREF _Toc1068421537 \h </w:instrText>
          </w:r>
          <w:r>
            <w:fldChar w:fldCharType="separate"/>
          </w:r>
          <w:r>
            <w:t>86</w:t>
          </w:r>
          <w:r>
            <w:fldChar w:fldCharType="end"/>
          </w:r>
          <w:r>
            <w:rPr>
              <w:rFonts w:hint="eastAsia" w:ascii="宋体" w:hAnsi="宋体" w:eastAsia="宋体" w:cs="宋体"/>
              <w:lang w:val="en-US" w:eastAsia="zh-CN"/>
            </w:rPr>
            <w:fldChar w:fldCharType="end"/>
          </w:r>
        </w:p>
        <w:p w14:paraId="7F9A37D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_Toc1849999792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第九章 护城河的内外：确定性秩序的维持与突破</w:t>
          </w:r>
          <w:r>
            <w:tab/>
          </w:r>
          <w:r>
            <w:fldChar w:fldCharType="begin"/>
          </w:r>
          <w:r>
            <w:instrText xml:space="preserve"> PAGEREF _Toc1849999792 \h </w:instrText>
          </w:r>
          <w:r>
            <w:fldChar w:fldCharType="separate"/>
          </w:r>
          <w:r>
            <w:t>101</w:t>
          </w:r>
          <w:r>
            <w:fldChar w:fldCharType="end"/>
          </w:r>
          <w:r>
            <w:rPr>
              <w:rFonts w:hint="eastAsia" w:ascii="宋体" w:hAnsi="宋体" w:eastAsia="宋体" w:cs="宋体"/>
              <w:lang w:val="en-US" w:eastAsia="zh-CN"/>
            </w:rPr>
            <w:fldChar w:fldCharType="end"/>
          </w:r>
        </w:p>
        <w:p w14:paraId="622C6406">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_Toc1678262878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第四部分：实践——重返无限</w:t>
          </w:r>
          <w:r>
            <w:tab/>
          </w:r>
          <w:r>
            <w:fldChar w:fldCharType="begin"/>
          </w:r>
          <w:r>
            <w:instrText xml:space="preserve"> PAGEREF _Toc1678262878 \h </w:instrText>
          </w:r>
          <w:r>
            <w:fldChar w:fldCharType="separate"/>
          </w:r>
          <w:r>
            <w:t>111</w:t>
          </w:r>
          <w:r>
            <w:fldChar w:fldCharType="end"/>
          </w:r>
          <w:r>
            <w:rPr>
              <w:rFonts w:hint="eastAsia" w:ascii="宋体" w:hAnsi="宋体" w:eastAsia="宋体" w:cs="宋体"/>
              <w:lang w:val="en-US" w:eastAsia="zh-CN"/>
            </w:rPr>
            <w:fldChar w:fldCharType="end"/>
          </w:r>
        </w:p>
        <w:p w14:paraId="0D9C9ED4">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_Toc1513970848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第十章 选择的艺术：在确定性中预留可能性</w:t>
          </w:r>
          <w:r>
            <w:tab/>
          </w:r>
          <w:r>
            <w:fldChar w:fldCharType="begin"/>
          </w:r>
          <w:r>
            <w:instrText xml:space="preserve"> PAGEREF _Toc1513970848 \h </w:instrText>
          </w:r>
          <w:r>
            <w:fldChar w:fldCharType="separate"/>
          </w:r>
          <w:r>
            <w:t>111</w:t>
          </w:r>
          <w:r>
            <w:fldChar w:fldCharType="end"/>
          </w:r>
          <w:r>
            <w:rPr>
              <w:rFonts w:hint="eastAsia" w:ascii="宋体" w:hAnsi="宋体" w:eastAsia="宋体" w:cs="宋体"/>
              <w:lang w:val="en-US" w:eastAsia="zh-CN"/>
            </w:rPr>
            <w:fldChar w:fldCharType="end"/>
          </w:r>
        </w:p>
        <w:p w14:paraId="53B4A8F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_Toc1921792680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第十一章 系统的韧性：为不确定的未来而建构</w:t>
          </w:r>
          <w:r>
            <w:tab/>
          </w:r>
          <w:r>
            <w:fldChar w:fldCharType="begin"/>
          </w:r>
          <w:r>
            <w:instrText xml:space="preserve"> PAGEREF _Toc1921792680 \h </w:instrText>
          </w:r>
          <w:r>
            <w:fldChar w:fldCharType="separate"/>
          </w:r>
          <w:r>
            <w:t>124</w:t>
          </w:r>
          <w:r>
            <w:fldChar w:fldCharType="end"/>
          </w:r>
          <w:r>
            <w:rPr>
              <w:rFonts w:hint="eastAsia" w:ascii="宋体" w:hAnsi="宋体" w:eastAsia="宋体" w:cs="宋体"/>
              <w:lang w:val="en-US" w:eastAsia="zh-CN"/>
            </w:rPr>
            <w:fldChar w:fldCharType="end"/>
          </w:r>
        </w:p>
        <w:p w14:paraId="17AD627E">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_Toc1415521880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第十二章 在场与超越：作为过程本身的意义</w:t>
          </w:r>
          <w:r>
            <w:tab/>
          </w:r>
          <w:r>
            <w:fldChar w:fldCharType="begin"/>
          </w:r>
          <w:r>
            <w:instrText xml:space="preserve"> PAGEREF _Toc1415521880 \h </w:instrText>
          </w:r>
          <w:r>
            <w:fldChar w:fldCharType="separate"/>
          </w:r>
          <w:r>
            <w:t>136</w:t>
          </w:r>
          <w:r>
            <w:fldChar w:fldCharType="end"/>
          </w:r>
          <w:r>
            <w:rPr>
              <w:rFonts w:hint="eastAsia" w:ascii="宋体" w:hAnsi="宋体" w:eastAsia="宋体" w:cs="宋体"/>
              <w:lang w:val="en-US" w:eastAsia="zh-CN"/>
            </w:rPr>
            <w:fldChar w:fldCharType="end"/>
          </w:r>
        </w:p>
        <w:p w14:paraId="103C3C98">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_Toc852395694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结语：开放的地平线——作为共同创造者的我们</w:t>
          </w:r>
          <w:r>
            <w:tab/>
          </w:r>
          <w:r>
            <w:fldChar w:fldCharType="begin"/>
          </w:r>
          <w:r>
            <w:instrText xml:space="preserve"> PAGEREF _Toc852395694 \h </w:instrText>
          </w:r>
          <w:r>
            <w:fldChar w:fldCharType="separate"/>
          </w:r>
          <w:r>
            <w:t>148</w:t>
          </w:r>
          <w:r>
            <w:fldChar w:fldCharType="end"/>
          </w:r>
          <w:r>
            <w:rPr>
              <w:rFonts w:hint="eastAsia" w:ascii="宋体" w:hAnsi="宋体" w:eastAsia="宋体" w:cs="宋体"/>
              <w:lang w:val="en-US" w:eastAsia="zh-CN"/>
            </w:rPr>
            <w:fldChar w:fldCharType="end"/>
          </w:r>
        </w:p>
        <w:p w14:paraId="5070AED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_Toc351019921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螺旋的最后一圈：重返起点的旅程</w:t>
          </w:r>
          <w:r>
            <w:tab/>
          </w:r>
          <w:r>
            <w:fldChar w:fldCharType="begin"/>
          </w:r>
          <w:r>
            <w:instrText xml:space="preserve"> PAGEREF _Toc351019921 \h </w:instrText>
          </w:r>
          <w:r>
            <w:fldChar w:fldCharType="separate"/>
          </w:r>
          <w:r>
            <w:t>148</w:t>
          </w:r>
          <w:r>
            <w:fldChar w:fldCharType="end"/>
          </w:r>
          <w:r>
            <w:rPr>
              <w:rFonts w:hint="eastAsia" w:ascii="宋体" w:hAnsi="宋体" w:eastAsia="宋体" w:cs="宋体"/>
              <w:lang w:val="en-US" w:eastAsia="zh-CN"/>
            </w:rPr>
            <w:fldChar w:fldCharType="end"/>
          </w:r>
        </w:p>
        <w:p w14:paraId="649C1513">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_Toc454233938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开放的邀请：从读者到共同创造者</w:t>
          </w:r>
          <w:r>
            <w:tab/>
          </w:r>
          <w:r>
            <w:fldChar w:fldCharType="begin"/>
          </w:r>
          <w:r>
            <w:instrText xml:space="preserve"> PAGEREF _Toc454233938 \h </w:instrText>
          </w:r>
          <w:r>
            <w:fldChar w:fldCharType="separate"/>
          </w:r>
          <w:r>
            <w:t>150</w:t>
          </w:r>
          <w:r>
            <w:fldChar w:fldCharType="end"/>
          </w:r>
          <w:r>
            <w:rPr>
              <w:rFonts w:hint="eastAsia" w:ascii="宋体" w:hAnsi="宋体" w:eastAsia="宋体" w:cs="宋体"/>
              <w:lang w:val="en-US" w:eastAsia="zh-CN"/>
            </w:rPr>
            <w:fldChar w:fldCharType="end"/>
          </w:r>
        </w:p>
        <w:p w14:paraId="10877BD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_Toc5430881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未知的地平线：一个危机与希望并存的时代</w:t>
          </w:r>
          <w:r>
            <w:tab/>
          </w:r>
          <w:r>
            <w:fldChar w:fldCharType="begin"/>
          </w:r>
          <w:r>
            <w:instrText xml:space="preserve"> PAGEREF _Toc5430881 \h </w:instrText>
          </w:r>
          <w:r>
            <w:fldChar w:fldCharType="separate"/>
          </w:r>
          <w:r>
            <w:t>151</w:t>
          </w:r>
          <w:r>
            <w:fldChar w:fldCharType="end"/>
          </w:r>
          <w:r>
            <w:rPr>
              <w:rFonts w:hint="eastAsia" w:ascii="宋体" w:hAnsi="宋体" w:eastAsia="宋体" w:cs="宋体"/>
              <w:lang w:val="en-US" w:eastAsia="zh-CN"/>
            </w:rPr>
            <w:fldChar w:fldCharType="end"/>
          </w:r>
        </w:p>
        <w:p w14:paraId="0B3A29E1">
          <w:pPr>
            <w:pStyle w:val="12"/>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_Toc1082503793 </w:instrText>
          </w:r>
          <w:r>
            <w:rPr>
              <w:rFonts w:hint="eastAsia" w:ascii="宋体" w:hAnsi="宋体" w:eastAsia="宋体" w:cs="宋体"/>
              <w:lang w:val="en-US" w:eastAsia="zh-CN"/>
            </w:rPr>
            <w:fldChar w:fldCharType="separate"/>
          </w:r>
          <w:r>
            <w:rPr>
              <w:rFonts w:hint="eastAsia" w:ascii="宋体" w:hAnsi="宋体" w:eastAsia="宋体" w:cs="宋体"/>
              <w:szCs w:val="36"/>
              <w:lang w:val="en-US" w:eastAsia="zh-CN"/>
            </w:rPr>
            <w:t>附录</w:t>
          </w:r>
          <w:r>
            <w:rPr>
              <w:rFonts w:hint="eastAsia" w:ascii="宋体" w:hAnsi="宋体" w:eastAsia="宋体" w:cs="宋体"/>
              <w:szCs w:val="36"/>
            </w:rPr>
            <w:t>：</w:t>
          </w:r>
          <w:r>
            <w:rPr>
              <w:rFonts w:hint="eastAsia" w:ascii="宋体" w:hAnsi="宋体" w:eastAsia="宋体" w:cs="宋体"/>
              <w:szCs w:val="36"/>
              <w:lang w:val="en-US" w:eastAsia="zh-CN"/>
            </w:rPr>
            <w:t>进阶rc</w:t>
          </w:r>
          <w:r>
            <w:rPr>
              <w:rFonts w:hint="eastAsia" w:ascii="宋体" w:hAnsi="宋体" w:eastAsia="宋体" w:cs="宋体"/>
              <w:szCs w:val="36"/>
            </w:rPr>
            <w:t>——作为思想</w:t>
          </w:r>
          <w:r>
            <w:rPr>
              <w:rFonts w:hint="eastAsia" w:ascii="宋体" w:hAnsi="宋体" w:eastAsia="宋体" w:cs="宋体"/>
              <w:szCs w:val="36"/>
              <w:lang w:val="en-US" w:eastAsia="zh-CN"/>
            </w:rPr>
            <w:t>的</w:t>
          </w:r>
          <w:r>
            <w:rPr>
              <w:rFonts w:hint="eastAsia" w:ascii="宋体" w:hAnsi="宋体" w:eastAsia="宋体" w:cs="宋体"/>
              <w:szCs w:val="36"/>
            </w:rPr>
            <w:t>奇点</w:t>
          </w:r>
          <w:r>
            <w:tab/>
          </w:r>
          <w:r>
            <w:fldChar w:fldCharType="begin"/>
          </w:r>
          <w:r>
            <w:instrText xml:space="preserve"> PAGEREF _Toc1082503793 \h </w:instrText>
          </w:r>
          <w:r>
            <w:fldChar w:fldCharType="separate"/>
          </w:r>
          <w:r>
            <w:t>155</w:t>
          </w:r>
          <w:r>
            <w:fldChar w:fldCharType="end"/>
          </w:r>
          <w:r>
            <w:rPr>
              <w:rFonts w:hint="eastAsia" w:ascii="宋体" w:hAnsi="宋体" w:eastAsia="宋体" w:cs="宋体"/>
              <w:lang w:val="en-US" w:eastAsia="zh-CN"/>
            </w:rPr>
            <w:fldChar w:fldCharType="end"/>
          </w:r>
        </w:p>
        <w:p w14:paraId="4BD37C2E">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_Toc159791567 </w:instrText>
          </w:r>
          <w:r>
            <w:rPr>
              <w:rFonts w:hint="eastAsia" w:ascii="宋体" w:hAnsi="宋体" w:eastAsia="宋体" w:cs="宋体"/>
              <w:lang w:val="en-US" w:eastAsia="zh-CN"/>
            </w:rPr>
            <w:fldChar w:fldCharType="separate"/>
          </w:r>
          <w:r>
            <w:rPr>
              <w:rFonts w:hint="eastAsia" w:ascii="宋体" w:hAnsi="宋体" w:eastAsia="宋体" w:cs="宋体"/>
            </w:rPr>
            <w:t>一、存在</w:t>
          </w:r>
          <w:r>
            <w:tab/>
          </w:r>
          <w:r>
            <w:fldChar w:fldCharType="begin"/>
          </w:r>
          <w:r>
            <w:instrText xml:space="preserve"> PAGEREF _Toc159791567 \h </w:instrText>
          </w:r>
          <w:r>
            <w:fldChar w:fldCharType="separate"/>
          </w:r>
          <w:r>
            <w:t>155</w:t>
          </w:r>
          <w:r>
            <w:fldChar w:fldCharType="end"/>
          </w:r>
          <w:r>
            <w:rPr>
              <w:rFonts w:hint="eastAsia" w:ascii="宋体" w:hAnsi="宋体" w:eastAsia="宋体" w:cs="宋体"/>
              <w:lang w:val="en-US" w:eastAsia="zh-CN"/>
            </w:rPr>
            <w:fldChar w:fldCharType="end"/>
          </w:r>
        </w:p>
        <w:p w14:paraId="399316AB">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_Toc1262307819 </w:instrText>
          </w:r>
          <w:r>
            <w:rPr>
              <w:rFonts w:hint="eastAsia" w:ascii="宋体" w:hAnsi="宋体" w:eastAsia="宋体" w:cs="宋体"/>
              <w:lang w:val="en-US" w:eastAsia="zh-CN"/>
            </w:rPr>
            <w:fldChar w:fldCharType="separate"/>
          </w:r>
          <w:r>
            <w:rPr>
              <w:rFonts w:hint="eastAsia" w:ascii="宋体" w:hAnsi="宋体" w:eastAsia="宋体" w:cs="宋体"/>
            </w:rPr>
            <w:t>二、认知</w:t>
          </w:r>
          <w:r>
            <w:tab/>
          </w:r>
          <w:r>
            <w:fldChar w:fldCharType="begin"/>
          </w:r>
          <w:r>
            <w:instrText xml:space="preserve"> PAGEREF _Toc1262307819 \h </w:instrText>
          </w:r>
          <w:r>
            <w:fldChar w:fldCharType="separate"/>
          </w:r>
          <w:r>
            <w:t>157</w:t>
          </w:r>
          <w:r>
            <w:fldChar w:fldCharType="end"/>
          </w:r>
          <w:r>
            <w:rPr>
              <w:rFonts w:hint="eastAsia" w:ascii="宋体" w:hAnsi="宋体" w:eastAsia="宋体" w:cs="宋体"/>
              <w:lang w:val="en-US" w:eastAsia="zh-CN"/>
            </w:rPr>
            <w:fldChar w:fldCharType="end"/>
          </w:r>
        </w:p>
        <w:p w14:paraId="7D9A2385">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_Toc616565220 </w:instrText>
          </w:r>
          <w:r>
            <w:rPr>
              <w:rFonts w:hint="eastAsia" w:ascii="宋体" w:hAnsi="宋体" w:eastAsia="宋体" w:cs="宋体"/>
              <w:lang w:val="en-US" w:eastAsia="zh-CN"/>
            </w:rPr>
            <w:fldChar w:fldCharType="separate"/>
          </w:r>
          <w:r>
            <w:rPr>
              <w:rFonts w:hint="eastAsia" w:ascii="宋体" w:hAnsi="宋体" w:eastAsia="宋体" w:cs="宋体"/>
            </w:rPr>
            <w:t>三、秩序</w:t>
          </w:r>
          <w:r>
            <w:tab/>
          </w:r>
          <w:r>
            <w:fldChar w:fldCharType="begin"/>
          </w:r>
          <w:r>
            <w:instrText xml:space="preserve"> PAGEREF _Toc616565220 \h </w:instrText>
          </w:r>
          <w:r>
            <w:fldChar w:fldCharType="separate"/>
          </w:r>
          <w:r>
            <w:t>159</w:t>
          </w:r>
          <w:r>
            <w:fldChar w:fldCharType="end"/>
          </w:r>
          <w:r>
            <w:rPr>
              <w:rFonts w:hint="eastAsia" w:ascii="宋体" w:hAnsi="宋体" w:eastAsia="宋体" w:cs="宋体"/>
              <w:lang w:val="en-US" w:eastAsia="zh-CN"/>
            </w:rPr>
            <w:fldChar w:fldCharType="end"/>
          </w:r>
        </w:p>
        <w:p w14:paraId="38F520A7">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_Toc1003055765 </w:instrText>
          </w:r>
          <w:r>
            <w:rPr>
              <w:rFonts w:hint="eastAsia" w:ascii="宋体" w:hAnsi="宋体" w:eastAsia="宋体" w:cs="宋体"/>
              <w:lang w:val="en-US" w:eastAsia="zh-CN"/>
            </w:rPr>
            <w:fldChar w:fldCharType="separate"/>
          </w:r>
          <w:r>
            <w:rPr>
              <w:rFonts w:hint="eastAsia" w:ascii="宋体" w:hAnsi="宋体" w:eastAsia="宋体" w:cs="宋体"/>
            </w:rPr>
            <w:t>四、实践</w:t>
          </w:r>
          <w:r>
            <w:tab/>
          </w:r>
          <w:r>
            <w:fldChar w:fldCharType="begin"/>
          </w:r>
          <w:r>
            <w:instrText xml:space="preserve"> PAGEREF _Toc1003055765 \h </w:instrText>
          </w:r>
          <w:r>
            <w:fldChar w:fldCharType="separate"/>
          </w:r>
          <w:r>
            <w:t>161</w:t>
          </w:r>
          <w:r>
            <w:fldChar w:fldCharType="end"/>
          </w:r>
          <w:r>
            <w:rPr>
              <w:rFonts w:hint="eastAsia" w:ascii="宋体" w:hAnsi="宋体" w:eastAsia="宋体" w:cs="宋体"/>
              <w:lang w:val="en-US" w:eastAsia="zh-CN"/>
            </w:rPr>
            <w:fldChar w:fldCharType="end"/>
          </w:r>
        </w:p>
        <w:p w14:paraId="34519BE0">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_Toc611613405 </w:instrText>
          </w:r>
          <w:r>
            <w:rPr>
              <w:rFonts w:hint="eastAsia" w:ascii="宋体" w:hAnsi="宋体" w:eastAsia="宋体" w:cs="宋体"/>
              <w:lang w:val="en-US" w:eastAsia="zh-CN"/>
            </w:rPr>
            <w:fldChar w:fldCharType="separate"/>
          </w:r>
          <w:r>
            <w:rPr>
              <w:rFonts w:hint="eastAsia" w:ascii="宋体" w:hAnsi="宋体" w:eastAsia="宋体" w:cs="宋体"/>
            </w:rPr>
            <w:t>五、赘言</w:t>
          </w:r>
          <w:r>
            <w:tab/>
          </w:r>
          <w:r>
            <w:fldChar w:fldCharType="begin"/>
          </w:r>
          <w:r>
            <w:instrText xml:space="preserve"> PAGEREF _Toc611613405 \h </w:instrText>
          </w:r>
          <w:r>
            <w:fldChar w:fldCharType="separate"/>
          </w:r>
          <w:r>
            <w:t>162</w:t>
          </w:r>
          <w:r>
            <w:fldChar w:fldCharType="end"/>
          </w:r>
          <w:r>
            <w:rPr>
              <w:rFonts w:hint="eastAsia" w:ascii="宋体" w:hAnsi="宋体" w:eastAsia="宋体" w:cs="宋体"/>
              <w:lang w:val="en-US" w:eastAsia="zh-CN"/>
            </w:rPr>
            <w:fldChar w:fldCharType="end"/>
          </w:r>
        </w:p>
        <w:p w14:paraId="3EEDD90A">
          <w:pPr>
            <w:pStyle w:val="8"/>
            <w:tabs>
              <w:tab w:val="right" w:leader="dot" w:pos="8306"/>
            </w:tabs>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_Toc1529763293 </w:instrText>
          </w:r>
          <w:r>
            <w:rPr>
              <w:rFonts w:hint="eastAsia" w:ascii="宋体" w:hAnsi="宋体" w:eastAsia="宋体" w:cs="宋体"/>
              <w:lang w:val="en-US" w:eastAsia="zh-CN"/>
            </w:rPr>
            <w:fldChar w:fldCharType="separate"/>
          </w:r>
          <w:r>
            <w:rPr>
              <w:rFonts w:hint="eastAsia" w:ascii="宋体" w:hAnsi="宋体" w:eastAsia="宋体" w:cs="宋体"/>
            </w:rPr>
            <w:t>六、未济</w:t>
          </w:r>
          <w:r>
            <w:tab/>
          </w:r>
          <w:r>
            <w:fldChar w:fldCharType="begin"/>
          </w:r>
          <w:r>
            <w:instrText xml:space="preserve"> PAGEREF _Toc1529763293 \h </w:instrText>
          </w:r>
          <w:r>
            <w:fldChar w:fldCharType="separate"/>
          </w:r>
          <w:r>
            <w:t>163</w:t>
          </w:r>
          <w: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6361388C">
      <w:pPr>
        <w:pStyle w:val="3"/>
        <w:bidi w:val="0"/>
        <w:rPr>
          <w:rFonts w:hint="eastAsia" w:ascii="宋体" w:hAnsi="宋体" w:eastAsia="宋体" w:cs="宋体"/>
          <w:sz w:val="36"/>
          <w:szCs w:val="36"/>
        </w:rPr>
      </w:pPr>
      <w:bookmarkStart w:id="4" w:name="_Toc443469369"/>
      <w:bookmarkStart w:id="5" w:name="_Toc823763408"/>
      <w:r>
        <w:rPr>
          <w:rFonts w:hint="eastAsia" w:ascii="宋体" w:hAnsi="宋体" w:eastAsia="宋体" w:cs="宋体"/>
          <w:sz w:val="36"/>
          <w:szCs w:val="36"/>
        </w:rPr>
        <w:t>导论：在评估异化的时代重问「实在」</w:t>
      </w:r>
      <w:bookmarkEnd w:id="4"/>
      <w:bookmarkEnd w:id="5"/>
    </w:p>
    <w:p w14:paraId="175C46DC">
      <w:pPr>
        <w:pStyle w:val="4"/>
        <w:bidi w:val="0"/>
        <w:rPr>
          <w:rFonts w:hint="eastAsia" w:ascii="宋体" w:hAnsi="宋体" w:eastAsia="宋体" w:cs="宋体"/>
        </w:rPr>
      </w:pPr>
      <w:bookmarkStart w:id="6" w:name="_Toc164526047"/>
      <w:bookmarkStart w:id="7" w:name="_Toc1621429693"/>
      <w:r>
        <w:rPr>
          <w:rFonts w:hint="eastAsia" w:ascii="宋体" w:hAnsi="宋体" w:eastAsia="宋体" w:cs="宋体"/>
        </w:rPr>
        <w:t>破碎的镜厅：我们所处的时代</w:t>
      </w:r>
      <w:bookmarkEnd w:id="6"/>
      <w:bookmarkEnd w:id="7"/>
    </w:p>
    <w:p w14:paraId="22DD1D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正生活在一个前所未有的时代，一个悖论横生的时代。人类历史上从未有过如此便捷的方式获取信息，也从未有过如此深刻的意义迷失。我们仿佛置身于一个由算法和数据构筑的巨大镜厅，每一面镜子都以无可挑剔的清晰度反射着一个版本的「现实」，炫目、繁杂，却令人晕眩。我们被信息的洪流裹挟，却感到前所未有的精神旱季；我们拥有看似无限的选择，却发现自己被无形的规训之网所束缚。这是一个共识不断极化、系统日趋僵化、个体普遍耗竭的时代。而这一切危机的根源，并非仅仅是技术失控或社会失调，它最终指向一个更为古老而根本的问题——「实在」（Reality）本身，以及我们用以锚定它的评估能力的全面异化。</w:t>
      </w:r>
    </w:p>
    <w:p w14:paraId="01633D9E">
      <w:pPr>
        <w:pStyle w:val="4"/>
        <w:bidi w:val="0"/>
        <w:rPr>
          <w:rFonts w:hint="eastAsia" w:ascii="宋体" w:hAnsi="宋体" w:eastAsia="宋体" w:cs="宋体"/>
        </w:rPr>
      </w:pPr>
      <w:bookmarkStart w:id="8" w:name="_Toc1377818240"/>
      <w:bookmarkStart w:id="9" w:name="_Toc1948853468"/>
      <w:r>
        <w:rPr>
          <w:rFonts w:hint="eastAsia" w:ascii="宋体" w:hAnsi="宋体" w:eastAsia="宋体" w:cs="宋体"/>
        </w:rPr>
        <w:t>认知过载与语境的崩塌</w:t>
      </w:r>
      <w:bookmarkEnd w:id="8"/>
      <w:bookmarkEnd w:id="9"/>
    </w:p>
    <w:p w14:paraId="202815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清晨，唤醒我们的或许不再是阳光或闹钟，而是智能手机屏幕上闪烁的通知。在意识完全清醒之前，我们的指尖已经开始无意识地滑动。短短十分钟内，我们的认知视野便被迫穿越了数个迥然不同的世界：一则关于遥远国度战火的突发新闻，附带着触目惊心的图片；紧接着是朋友精心摆盘的早餐照片，配以岁月静好的文字；下一条是某位明星私生活的绯闻爆料，引发了海啸般的评论；随后是一篇关于量子计算突破的科普文章，标题耸动但内容艰深；再往下，是一段令人捧腹的宠物视频，一个制作精良的消费品广告，以及一则关于本地社区的琐碎通知。</w:t>
      </w:r>
    </w:p>
    <w:p w14:paraId="77BC89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9D32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便是我们日常的认知景观——一场永不落幕的「数字暴风雪」。信息以原子化的、去语境化的形态，如雪片般密集地砸向我们。它们在我们的注意力屏幕上停留的时间以秒计算，每一个都以同等的视觉权重、相同的像素密度，争夺着我们有限的认知资源。我们的大脑被迫在毫秒之间进行高频的频道切换，从宏大的地缘政治悲剧跳跃到琐碎的个人娱乐消遣，从严肃的科学探索滑向轻浮的商业诱惑。</w:t>
      </w:r>
    </w:p>
    <w:p w14:paraId="653D99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2F7C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持续的、高强度的信息刺激，并未如技术乐观主义者所预言的那样，带来一个更博学、更理性的公民社会。恰恰相反，它导致了系统性的认知浅薄化。我们患上了一种「知识肥胖症」——吞咽了海量的数据点和信息碎片，却因缺乏深度处理和内化吸收的时间与心力，而陷入了「智慧营养不良」的境地。信息取代了知识，数据淹没了智慧。</w:t>
      </w:r>
    </w:p>
    <w:p w14:paraId="1C6C0D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D9A5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知道得越来越多，理解得越来越少。</w:t>
      </w:r>
    </w:p>
    <w:p w14:paraId="78032D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5778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致命的是语境的崩塌。在传统的知识传递结构中，信息总是被嵌入在特定的语境（一本书、一堂课、一场严肃的对话）之中，语境为其提供了意义的框架和价值的尺度。而在信息流的平面宇宙里，一切都被拉平了。战争的残酷、科学的崇高、消费的欲望和娱乐的狂欢，被并置在同一个无差别的界面上。这种并置消解了事物的内在严肃性与价值层次。当一个儿童在战火中哭泣的影像，可以被下一个滑稽的表情包瞬间覆盖时，我们用以共情和道德判断的心理机制便会逐渐钝化。我们学会了用一种抽离的、甚至娱乐化的心态来</w:t>
      </w:r>
      <w:r>
        <w:rPr>
          <w:rFonts w:hint="eastAsia" w:ascii="宋体" w:hAnsi="宋体" w:eastAsia="宋体" w:cs="宋体"/>
          <w:sz w:val="24"/>
          <w:lang w:eastAsia="zh-CN"/>
        </w:rPr>
        <w:t>「</w:t>
      </w:r>
      <w:r>
        <w:rPr>
          <w:rFonts w:hint="eastAsia" w:ascii="宋体" w:hAnsi="宋体" w:eastAsia="宋体" w:cs="宋体"/>
          <w:sz w:val="24"/>
        </w:rPr>
        <w:t>浏览</w:t>
      </w:r>
      <w:r>
        <w:rPr>
          <w:rFonts w:hint="eastAsia" w:ascii="宋体" w:hAnsi="宋体" w:eastAsia="宋体" w:cs="宋体"/>
          <w:sz w:val="24"/>
          <w:lang w:eastAsia="zh-CN"/>
        </w:rPr>
        <w:t>」</w:t>
      </w:r>
      <w:r>
        <w:rPr>
          <w:rFonts w:hint="eastAsia" w:ascii="宋体" w:hAnsi="宋体" w:eastAsia="宋体" w:cs="宋体"/>
          <w:sz w:val="24"/>
        </w:rPr>
        <w:t>世间万物。当一切皆可被</w:t>
      </w:r>
      <w:r>
        <w:rPr>
          <w:rFonts w:hint="eastAsia" w:ascii="宋体" w:hAnsi="宋体" w:eastAsia="宋体" w:cs="宋体"/>
          <w:sz w:val="24"/>
          <w:lang w:eastAsia="zh-CN"/>
        </w:rPr>
        <w:t>「</w:t>
      </w:r>
      <w:r>
        <w:rPr>
          <w:rFonts w:hint="eastAsia" w:ascii="宋体" w:hAnsi="宋体" w:eastAsia="宋体" w:cs="宋体"/>
          <w:sz w:val="24"/>
        </w:rPr>
        <w:t>浏览</w:t>
      </w:r>
      <w:r>
        <w:rPr>
          <w:rFonts w:hint="eastAsia" w:ascii="宋体" w:hAnsi="宋体" w:eastAsia="宋体" w:cs="宋体"/>
          <w:sz w:val="24"/>
          <w:lang w:eastAsia="zh-CN"/>
        </w:rPr>
        <w:t>」</w:t>
      </w:r>
      <w:r>
        <w:rPr>
          <w:rFonts w:hint="eastAsia" w:ascii="宋体" w:hAnsi="宋体" w:eastAsia="宋体" w:cs="宋体"/>
          <w:sz w:val="24"/>
        </w:rPr>
        <w:t>，便没有什么是值得被</w:t>
      </w:r>
      <w:r>
        <w:rPr>
          <w:rFonts w:hint="eastAsia" w:ascii="宋体" w:hAnsi="宋体" w:eastAsia="宋体" w:cs="宋体"/>
          <w:sz w:val="24"/>
          <w:lang w:eastAsia="zh-CN"/>
        </w:rPr>
        <w:t>「</w:t>
      </w:r>
      <w:r>
        <w:rPr>
          <w:rFonts w:hint="eastAsia" w:ascii="宋体" w:hAnsi="宋体" w:eastAsia="宋体" w:cs="宋体"/>
          <w:sz w:val="24"/>
        </w:rPr>
        <w:t>凝视</w:t>
      </w:r>
      <w:r>
        <w:rPr>
          <w:rFonts w:hint="eastAsia" w:ascii="宋体" w:hAnsi="宋体" w:eastAsia="宋体" w:cs="宋体"/>
          <w:sz w:val="24"/>
          <w:lang w:eastAsia="zh-CN"/>
        </w:rPr>
        <w:t>」</w:t>
      </w:r>
      <w:r>
        <w:rPr>
          <w:rFonts w:hint="eastAsia" w:ascii="宋体" w:hAnsi="宋体" w:eastAsia="宋体" w:cs="宋体"/>
          <w:sz w:val="24"/>
        </w:rPr>
        <w:t>的；当一切情感都可被一个</w:t>
      </w:r>
      <w:r>
        <w:rPr>
          <w:rFonts w:hint="eastAsia" w:ascii="宋体" w:hAnsi="宋体" w:eastAsia="宋体" w:cs="宋体"/>
          <w:sz w:val="24"/>
          <w:lang w:eastAsia="zh-CN"/>
        </w:rPr>
        <w:t>「</w:t>
      </w:r>
      <w:r>
        <w:rPr>
          <w:rFonts w:hint="eastAsia" w:ascii="宋体" w:hAnsi="宋体" w:eastAsia="宋体" w:cs="宋体"/>
          <w:sz w:val="24"/>
        </w:rPr>
        <w:t>点赞</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愤怒</w:t>
      </w:r>
      <w:r>
        <w:rPr>
          <w:rFonts w:hint="eastAsia" w:ascii="宋体" w:hAnsi="宋体" w:eastAsia="宋体" w:cs="宋体"/>
          <w:sz w:val="24"/>
          <w:lang w:eastAsia="zh-CN"/>
        </w:rPr>
        <w:t>」</w:t>
      </w:r>
      <w:r>
        <w:rPr>
          <w:rFonts w:hint="eastAsia" w:ascii="宋体" w:hAnsi="宋体" w:eastAsia="宋体" w:cs="宋体"/>
          <w:sz w:val="24"/>
        </w:rPr>
        <w:t>的表情符号瞬间表达并耗散时，深刻而持久的情感体验便成为一种奢侈。</w:t>
      </w:r>
    </w:p>
    <w:p w14:paraId="31E5DD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E794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场信息的盛宴中，我们看似是饕餮的食客，实则早已沦为被动消化的管道。我们逐渐丧失了建立事物之间有机联系、进行长程思考、构建稳定意义体系的能力。最终，我们在信息的极度丰裕中，陷入了一种深刻的意义真空。这片精神的旱季，正是我们时代最深刻的底色。</w:t>
      </w:r>
    </w:p>
    <w:p w14:paraId="01176487">
      <w:pPr>
        <w:pStyle w:val="4"/>
        <w:bidi w:val="0"/>
        <w:rPr>
          <w:rFonts w:hint="eastAsia" w:ascii="宋体" w:hAnsi="宋体" w:eastAsia="宋体" w:cs="宋体"/>
          <w:lang w:eastAsia="zh-CN"/>
        </w:rPr>
      </w:pPr>
      <w:bookmarkStart w:id="10" w:name="_Toc674994079"/>
      <w:bookmarkStart w:id="11" w:name="_Toc959652632"/>
      <w:r>
        <w:rPr>
          <w:rFonts w:hint="eastAsia" w:ascii="宋体" w:hAnsi="宋体" w:eastAsia="宋体" w:cs="宋体"/>
        </w:rPr>
        <w:t>作为规训工具的</w:t>
      </w:r>
      <w:r>
        <w:rPr>
          <w:rFonts w:hint="eastAsia" w:ascii="宋体" w:hAnsi="宋体" w:eastAsia="宋体" w:cs="宋体"/>
          <w:lang w:eastAsia="zh-CN"/>
        </w:rPr>
        <w:t>「</w:t>
      </w:r>
      <w:r>
        <w:rPr>
          <w:rFonts w:hint="eastAsia" w:ascii="宋体" w:hAnsi="宋体" w:eastAsia="宋体" w:cs="宋体"/>
        </w:rPr>
        <w:t>个性化</w:t>
      </w:r>
      <w:r>
        <w:rPr>
          <w:rFonts w:hint="eastAsia" w:ascii="宋体" w:hAnsi="宋体" w:eastAsia="宋体" w:cs="宋体"/>
          <w:lang w:eastAsia="zh-CN"/>
        </w:rPr>
        <w:t>」</w:t>
      </w:r>
      <w:bookmarkEnd w:id="10"/>
      <w:bookmarkEnd w:id="11"/>
    </w:p>
    <w:p w14:paraId="7904A0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片喧嚣的数字旷野上，我们并非孤独的漫游者。有一位看不见的向导，一位沉默的管家，时刻陪伴在我们左右。它比我们最亲密的朋友更了解我们的喜好，比我们自己更清楚我们下一秒想看什么。它就是推荐算法，这个数字时代的</w:t>
      </w:r>
      <w:r>
        <w:rPr>
          <w:rFonts w:hint="eastAsia" w:ascii="宋体" w:hAnsi="宋体" w:eastAsia="宋体" w:cs="宋体"/>
          <w:sz w:val="24"/>
          <w:lang w:eastAsia="zh-CN"/>
        </w:rPr>
        <w:t>「</w:t>
      </w:r>
      <w:r>
        <w:rPr>
          <w:rFonts w:hint="eastAsia" w:ascii="宋体" w:hAnsi="宋体" w:eastAsia="宋体" w:cs="宋体"/>
          <w:sz w:val="24"/>
        </w:rPr>
        <w:t>无形之手</w:t>
      </w:r>
      <w:r>
        <w:rPr>
          <w:rFonts w:hint="eastAsia" w:ascii="宋体" w:hAnsi="宋体" w:eastAsia="宋体" w:cs="宋体"/>
          <w:sz w:val="24"/>
          <w:lang w:eastAsia="zh-CN"/>
        </w:rPr>
        <w:t>」</w:t>
      </w:r>
      <w:r>
        <w:rPr>
          <w:rFonts w:hint="eastAsia" w:ascii="宋体" w:hAnsi="宋体" w:eastAsia="宋体" w:cs="宋体"/>
          <w:sz w:val="24"/>
        </w:rPr>
        <w:t>，正以我们几乎无法察觉的方式，重塑着我们的认知结构和欲望模式。</w:t>
      </w:r>
    </w:p>
    <w:p w14:paraId="64790F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B713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算法的初始承诺是诱人的：从浩如烟海的信息中，为我们筛选出最感兴趣的内容，实现极致的</w:t>
      </w:r>
      <w:r>
        <w:rPr>
          <w:rFonts w:hint="eastAsia" w:ascii="宋体" w:hAnsi="宋体" w:eastAsia="宋体" w:cs="宋体"/>
          <w:sz w:val="24"/>
          <w:lang w:eastAsia="zh-CN"/>
        </w:rPr>
        <w:t>「</w:t>
      </w:r>
      <w:r>
        <w:rPr>
          <w:rFonts w:hint="eastAsia" w:ascii="宋体" w:hAnsi="宋体" w:eastAsia="宋体" w:cs="宋体"/>
          <w:sz w:val="24"/>
        </w:rPr>
        <w:t>个性化</w:t>
      </w:r>
      <w:r>
        <w:rPr>
          <w:rFonts w:hint="eastAsia" w:ascii="宋体" w:hAnsi="宋体" w:eastAsia="宋体" w:cs="宋体"/>
          <w:sz w:val="24"/>
          <w:lang w:eastAsia="zh-CN"/>
        </w:rPr>
        <w:t>」</w:t>
      </w:r>
      <w:r>
        <w:rPr>
          <w:rFonts w:hint="eastAsia" w:ascii="宋体" w:hAnsi="宋体" w:eastAsia="宋体" w:cs="宋体"/>
          <w:sz w:val="24"/>
        </w:rPr>
        <w:t>服务。表面上，这是对个人主体性的极大尊重，赋予我们前所未有的选择自由。然而，这种</w:t>
      </w:r>
      <w:r>
        <w:rPr>
          <w:rFonts w:hint="eastAsia" w:ascii="宋体" w:hAnsi="宋体" w:eastAsia="宋体" w:cs="宋体"/>
          <w:sz w:val="24"/>
          <w:lang w:eastAsia="zh-CN"/>
        </w:rPr>
        <w:t>「</w:t>
      </w:r>
      <w:r>
        <w:rPr>
          <w:rFonts w:hint="eastAsia" w:ascii="宋体" w:hAnsi="宋体" w:eastAsia="宋体" w:cs="宋体"/>
          <w:sz w:val="24"/>
        </w:rPr>
        <w:t>自由</w:t>
      </w:r>
      <w:r>
        <w:rPr>
          <w:rFonts w:hint="eastAsia" w:ascii="宋体" w:hAnsi="宋体" w:eastAsia="宋体" w:cs="宋体"/>
          <w:sz w:val="24"/>
          <w:lang w:eastAsia="zh-CN"/>
        </w:rPr>
        <w:t>」</w:t>
      </w:r>
      <w:r>
        <w:rPr>
          <w:rFonts w:hint="eastAsia" w:ascii="宋体" w:hAnsi="宋体" w:eastAsia="宋体" w:cs="宋体"/>
          <w:sz w:val="24"/>
        </w:rPr>
        <w:t>的背后，隐藏着一种更为精巧的规训机制。算法的核心逻辑并非</w:t>
      </w:r>
      <w:r>
        <w:rPr>
          <w:rFonts w:hint="eastAsia" w:ascii="宋体" w:hAnsi="宋体" w:eastAsia="宋体" w:cs="宋体"/>
          <w:sz w:val="24"/>
          <w:lang w:eastAsia="zh-CN"/>
        </w:rPr>
        <w:t>「</w:t>
      </w:r>
      <w:r>
        <w:rPr>
          <w:rFonts w:hint="eastAsia" w:ascii="宋体" w:hAnsi="宋体" w:eastAsia="宋体" w:cs="宋体"/>
          <w:sz w:val="24"/>
        </w:rPr>
        <w:t>启迪</w:t>
      </w:r>
      <w:r>
        <w:rPr>
          <w:rFonts w:hint="eastAsia" w:ascii="宋体" w:hAnsi="宋体" w:eastAsia="宋体" w:cs="宋体"/>
          <w:sz w:val="24"/>
          <w:lang w:eastAsia="zh-CN"/>
        </w:rPr>
        <w:t>」</w:t>
      </w:r>
      <w:r>
        <w:rPr>
          <w:rFonts w:hint="eastAsia" w:ascii="宋体" w:hAnsi="宋体" w:eastAsia="宋体" w:cs="宋体"/>
          <w:sz w:val="24"/>
        </w:rPr>
        <w:t>，而是</w:t>
      </w:r>
      <w:r>
        <w:rPr>
          <w:rFonts w:hint="eastAsia" w:ascii="宋体" w:hAnsi="宋体" w:eastAsia="宋体" w:cs="宋体"/>
          <w:sz w:val="24"/>
          <w:lang w:eastAsia="zh-CN"/>
        </w:rPr>
        <w:t>「</w:t>
      </w:r>
      <w:r>
        <w:rPr>
          <w:rFonts w:hint="eastAsia" w:ascii="宋体" w:hAnsi="宋体" w:eastAsia="宋体" w:cs="宋体"/>
          <w:sz w:val="24"/>
        </w:rPr>
        <w:t>迎合</w:t>
      </w:r>
      <w:r>
        <w:rPr>
          <w:rFonts w:hint="eastAsia" w:ascii="宋体" w:hAnsi="宋体" w:eastAsia="宋体" w:cs="宋体"/>
          <w:sz w:val="24"/>
          <w:lang w:eastAsia="zh-CN"/>
        </w:rPr>
        <w:t>」</w:t>
      </w:r>
      <w:r>
        <w:rPr>
          <w:rFonts w:hint="eastAsia" w:ascii="宋体" w:hAnsi="宋体" w:eastAsia="宋体" w:cs="宋体"/>
          <w:sz w:val="24"/>
        </w:rPr>
        <w:t>；其最终目的并非</w:t>
      </w:r>
      <w:r>
        <w:rPr>
          <w:rFonts w:hint="eastAsia" w:ascii="宋体" w:hAnsi="宋体" w:eastAsia="宋体" w:cs="宋体"/>
          <w:sz w:val="24"/>
          <w:lang w:eastAsia="zh-CN"/>
        </w:rPr>
        <w:t>「</w:t>
      </w:r>
      <w:r>
        <w:rPr>
          <w:rFonts w:hint="eastAsia" w:ascii="宋体" w:hAnsi="宋体" w:eastAsia="宋体" w:cs="宋体"/>
          <w:sz w:val="24"/>
        </w:rPr>
        <w:t>赋能</w:t>
      </w:r>
      <w:r>
        <w:rPr>
          <w:rFonts w:hint="eastAsia" w:ascii="宋体" w:hAnsi="宋体" w:eastAsia="宋体" w:cs="宋体"/>
          <w:sz w:val="24"/>
          <w:lang w:eastAsia="zh-CN"/>
        </w:rPr>
        <w:t>」</w:t>
      </w:r>
      <w:r>
        <w:rPr>
          <w:rFonts w:hint="eastAsia" w:ascii="宋体" w:hAnsi="宋体" w:eastAsia="宋体" w:cs="宋体"/>
          <w:sz w:val="24"/>
        </w:rPr>
        <w:t>，而是</w:t>
      </w:r>
      <w:r>
        <w:rPr>
          <w:rFonts w:hint="eastAsia" w:ascii="宋体" w:hAnsi="宋体" w:eastAsia="宋体" w:cs="宋体"/>
          <w:sz w:val="24"/>
          <w:lang w:eastAsia="zh-CN"/>
        </w:rPr>
        <w:t>「</w:t>
      </w:r>
      <w:r>
        <w:rPr>
          <w:rFonts w:hint="eastAsia" w:ascii="宋体" w:hAnsi="宋体" w:eastAsia="宋体" w:cs="宋体"/>
          <w:sz w:val="24"/>
        </w:rPr>
        <w:t>留存</w:t>
      </w:r>
      <w:r>
        <w:rPr>
          <w:rFonts w:hint="eastAsia" w:ascii="宋体" w:hAnsi="宋体" w:eastAsia="宋体" w:cs="宋体"/>
          <w:sz w:val="24"/>
          <w:lang w:eastAsia="zh-CN"/>
        </w:rPr>
        <w:t>」</w:t>
      </w:r>
      <w:r>
        <w:rPr>
          <w:rFonts w:hint="eastAsia" w:ascii="宋体" w:hAnsi="宋体" w:eastAsia="宋体" w:cs="宋体"/>
          <w:sz w:val="24"/>
        </w:rPr>
        <w:t>——将我们的注意力尽可能长时间地锁定在它的平台之上。</w:t>
      </w:r>
    </w:p>
    <w:p w14:paraId="4B4448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9624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为了实现这一目标，算法通过深度学习我们过往的一切数字足迹——每一次点击、每一次停留、每一次搜索、每一次点赞——为我们精心构建了一个个人化的</w:t>
      </w:r>
      <w:r>
        <w:rPr>
          <w:rFonts w:hint="eastAsia" w:ascii="宋体" w:hAnsi="宋体" w:eastAsia="宋体" w:cs="宋体"/>
          <w:sz w:val="24"/>
          <w:lang w:eastAsia="zh-CN"/>
        </w:rPr>
        <w:t>「</w:t>
      </w:r>
      <w:r>
        <w:rPr>
          <w:rFonts w:hint="eastAsia" w:ascii="宋体" w:hAnsi="宋体" w:eastAsia="宋体" w:cs="宋体"/>
          <w:sz w:val="24"/>
        </w:rPr>
        <w:t>信息茧房</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回音室</w:t>
      </w:r>
      <w:r>
        <w:rPr>
          <w:rFonts w:hint="eastAsia" w:ascii="宋体" w:hAnsi="宋体" w:eastAsia="宋体" w:cs="宋体"/>
          <w:sz w:val="24"/>
          <w:lang w:eastAsia="zh-CN"/>
        </w:rPr>
        <w:t>」</w:t>
      </w:r>
      <w:r>
        <w:rPr>
          <w:rFonts w:hint="eastAsia" w:ascii="宋体" w:hAnsi="宋体" w:eastAsia="宋体" w:cs="宋体"/>
          <w:sz w:val="24"/>
        </w:rPr>
        <w:t>。在这个由代码编织的舒适区内，我们被持续投喂着我们既有观点的佐证、我们审美偏好的复制品，以及最能激起我们情绪（无论是愉悦、愤怒还是焦虑）的内容。我们以为自己在自由探索广阔的互联网，实际上只是在一个被预先勘探和设定的</w:t>
      </w:r>
      <w:r>
        <w:rPr>
          <w:rFonts w:hint="eastAsia" w:ascii="宋体" w:hAnsi="宋体" w:eastAsia="宋体" w:cs="宋体"/>
          <w:sz w:val="24"/>
          <w:lang w:eastAsia="zh-CN"/>
        </w:rPr>
        <w:t>「</w:t>
      </w:r>
      <w:r>
        <w:rPr>
          <w:rFonts w:hint="eastAsia" w:ascii="宋体" w:hAnsi="宋体" w:eastAsia="宋体" w:cs="宋体"/>
          <w:sz w:val="24"/>
        </w:rPr>
        <w:t>认知牧场</w:t>
      </w:r>
      <w:r>
        <w:rPr>
          <w:rFonts w:hint="eastAsia" w:ascii="宋体" w:hAnsi="宋体" w:eastAsia="宋体" w:cs="宋体"/>
          <w:sz w:val="24"/>
          <w:lang w:eastAsia="zh-CN"/>
        </w:rPr>
        <w:t>」</w:t>
      </w:r>
      <w:r>
        <w:rPr>
          <w:rFonts w:hint="eastAsia" w:ascii="宋体" w:hAnsi="宋体" w:eastAsia="宋体" w:cs="宋体"/>
          <w:sz w:val="24"/>
        </w:rPr>
        <w:t>里，沿着算法铺设好的路径打转。</w:t>
      </w:r>
    </w:p>
    <w:p w14:paraId="23E4F26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5BD5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这种规训的深刻之处在于，它不仅预测我们的偏好，更在主动塑造我们的偏好。心理学上的</w:t>
      </w:r>
      <w:r>
        <w:rPr>
          <w:rFonts w:hint="eastAsia" w:ascii="宋体" w:hAnsi="宋体" w:eastAsia="宋体" w:cs="宋体"/>
          <w:sz w:val="24"/>
          <w:lang w:eastAsia="zh-CN"/>
        </w:rPr>
        <w:t>「</w:t>
      </w:r>
      <w:r>
        <w:rPr>
          <w:rFonts w:hint="eastAsia" w:ascii="宋体" w:hAnsi="宋体" w:eastAsia="宋体" w:cs="宋体"/>
          <w:sz w:val="24"/>
        </w:rPr>
        <w:t>曝光效应</w:t>
      </w:r>
      <w:r>
        <w:rPr>
          <w:rFonts w:hint="eastAsia" w:ascii="宋体" w:hAnsi="宋体" w:eastAsia="宋体" w:cs="宋体"/>
          <w:sz w:val="24"/>
          <w:lang w:eastAsia="zh-CN"/>
        </w:rPr>
        <w:t>」</w:t>
      </w:r>
      <w:r>
        <w:rPr>
          <w:rFonts w:hint="eastAsia" w:ascii="宋体" w:hAnsi="宋体" w:eastAsia="宋体" w:cs="宋体"/>
          <w:sz w:val="24"/>
        </w:rPr>
        <w:t>告诉我们，仅仅是重复接触，就能增加我们对某个事物的好感。算法正是这一效应的大师级运用者。通过持续不断地推送同类内容，它能将一个偶然的兴趣点，强化为一种根深蒂固的偏好；它能将一种潜在的政治倾向，激化为一种不容置疑的信仰。我们以为是</w:t>
      </w:r>
      <w:r>
        <w:rPr>
          <w:rFonts w:hint="eastAsia" w:ascii="宋体" w:hAnsi="宋体" w:eastAsia="宋体" w:cs="宋体"/>
          <w:sz w:val="24"/>
          <w:lang w:eastAsia="zh-CN"/>
        </w:rPr>
        <w:t>「</w:t>
      </w:r>
      <w:r>
        <w:rPr>
          <w:rFonts w:hint="eastAsia" w:ascii="宋体" w:hAnsi="宋体" w:eastAsia="宋体" w:cs="宋体"/>
          <w:sz w:val="24"/>
        </w:rPr>
        <w:t>我</w:t>
      </w:r>
      <w:r>
        <w:rPr>
          <w:rFonts w:hint="eastAsia" w:ascii="宋体" w:hAnsi="宋体" w:eastAsia="宋体" w:cs="宋体"/>
          <w:sz w:val="24"/>
          <w:lang w:eastAsia="zh-CN"/>
        </w:rPr>
        <w:t>」</w:t>
      </w:r>
      <w:r>
        <w:rPr>
          <w:rFonts w:hint="eastAsia" w:ascii="宋体" w:hAnsi="宋体" w:eastAsia="宋体" w:cs="宋体"/>
          <w:sz w:val="24"/>
        </w:rPr>
        <w:t>在选择，实际上是算法在通过</w:t>
      </w:r>
      <w:r>
        <w:rPr>
          <w:rFonts w:hint="eastAsia" w:ascii="宋体" w:hAnsi="宋体" w:eastAsia="宋体" w:cs="宋体"/>
          <w:sz w:val="24"/>
          <w:lang w:eastAsia="zh-CN"/>
        </w:rPr>
        <w:t>「</w:t>
      </w:r>
      <w:r>
        <w:rPr>
          <w:rFonts w:hint="eastAsia" w:ascii="宋体" w:hAnsi="宋体" w:eastAsia="宋体" w:cs="宋体"/>
          <w:sz w:val="24"/>
        </w:rPr>
        <w:t>预测性塑造</w:t>
      </w:r>
      <w:r>
        <w:rPr>
          <w:rFonts w:hint="eastAsia" w:ascii="宋体" w:hAnsi="宋体" w:eastAsia="宋体" w:cs="宋体"/>
          <w:sz w:val="24"/>
          <w:lang w:eastAsia="zh-CN"/>
        </w:rPr>
        <w:t>」</w:t>
      </w:r>
      <w:r>
        <w:rPr>
          <w:rFonts w:hint="eastAsia" w:ascii="宋体" w:hAnsi="宋体" w:eastAsia="宋体" w:cs="宋体"/>
          <w:sz w:val="24"/>
        </w:rPr>
        <w:t>，让我们长成了那个最容易被预测、最容易被商业化的</w:t>
      </w:r>
      <w:r>
        <w:rPr>
          <w:rFonts w:hint="eastAsia" w:ascii="宋体" w:hAnsi="宋体" w:eastAsia="宋体" w:cs="宋体"/>
          <w:sz w:val="24"/>
          <w:lang w:eastAsia="zh-CN"/>
        </w:rPr>
        <w:t>「</w:t>
      </w:r>
      <w:r>
        <w:rPr>
          <w:rFonts w:hint="eastAsia" w:ascii="宋体" w:hAnsi="宋体" w:eastAsia="宋体" w:cs="宋体"/>
          <w:sz w:val="24"/>
        </w:rPr>
        <w:t>我</w:t>
      </w:r>
      <w:r>
        <w:rPr>
          <w:rFonts w:hint="eastAsia" w:ascii="宋体" w:hAnsi="宋体" w:eastAsia="宋体" w:cs="宋体"/>
          <w:sz w:val="24"/>
          <w:lang w:eastAsia="zh-CN"/>
        </w:rPr>
        <w:t>」</w:t>
      </w:r>
      <w:r>
        <w:rPr>
          <w:rFonts w:hint="eastAsia" w:ascii="宋体" w:hAnsi="宋体" w:eastAsia="宋体" w:cs="宋体"/>
          <w:sz w:val="24"/>
        </w:rPr>
        <w:t>。</w:t>
      </w:r>
    </w:p>
    <w:p w14:paraId="16FCCA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0592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这种规训已渗透到我们生活的方方面面。它决定了我们在新闻应用上看到的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，在电商网站上燃起的</w:t>
      </w:r>
      <w:r>
        <w:rPr>
          <w:rFonts w:hint="eastAsia" w:ascii="宋体" w:hAnsi="宋体" w:eastAsia="宋体" w:cs="宋体"/>
          <w:sz w:val="24"/>
          <w:lang w:eastAsia="zh-CN"/>
        </w:rPr>
        <w:t>「</w:t>
      </w:r>
      <w:r>
        <w:rPr>
          <w:rFonts w:hint="eastAsia" w:ascii="宋体" w:hAnsi="宋体" w:eastAsia="宋体" w:cs="宋体"/>
          <w:sz w:val="24"/>
        </w:rPr>
        <w:t>欲望</w:t>
      </w:r>
      <w:r>
        <w:rPr>
          <w:rFonts w:hint="eastAsia" w:ascii="宋体" w:hAnsi="宋体" w:eastAsia="宋体" w:cs="宋体"/>
          <w:sz w:val="24"/>
          <w:lang w:eastAsia="zh-CN"/>
        </w:rPr>
        <w:t>」</w:t>
      </w:r>
      <w:r>
        <w:rPr>
          <w:rFonts w:hint="eastAsia" w:ascii="宋体" w:hAnsi="宋体" w:eastAsia="宋体" w:cs="宋体"/>
          <w:sz w:val="24"/>
        </w:rPr>
        <w:t>，在流媒体服务中沉浸的</w:t>
      </w:r>
      <w:r>
        <w:rPr>
          <w:rFonts w:hint="eastAsia" w:ascii="宋体" w:hAnsi="宋体" w:eastAsia="宋体" w:cs="宋体"/>
          <w:sz w:val="24"/>
          <w:lang w:eastAsia="zh-CN"/>
        </w:rPr>
        <w:t>「</w:t>
      </w:r>
      <w:r>
        <w:rPr>
          <w:rFonts w:hint="eastAsia" w:ascii="宋体" w:hAnsi="宋体" w:eastAsia="宋体" w:cs="宋体"/>
          <w:sz w:val="24"/>
        </w:rPr>
        <w:t>故事</w:t>
      </w:r>
      <w:r>
        <w:rPr>
          <w:rFonts w:hint="eastAsia" w:ascii="宋体" w:hAnsi="宋体" w:eastAsia="宋体" w:cs="宋体"/>
          <w:sz w:val="24"/>
          <w:lang w:eastAsia="zh-CN"/>
        </w:rPr>
        <w:t>」</w:t>
      </w:r>
      <w:r>
        <w:rPr>
          <w:rFonts w:hint="eastAsia" w:ascii="宋体" w:hAnsi="宋体" w:eastAsia="宋体" w:cs="宋体"/>
          <w:sz w:val="24"/>
        </w:rPr>
        <w:t>，在音乐软件里循环的</w:t>
      </w:r>
      <w:r>
        <w:rPr>
          <w:rFonts w:hint="eastAsia" w:ascii="宋体" w:hAnsi="宋体" w:eastAsia="宋体" w:cs="宋体"/>
          <w:sz w:val="24"/>
          <w:lang w:eastAsia="zh-CN"/>
        </w:rPr>
        <w:t>「</w:t>
      </w:r>
      <w:r>
        <w:rPr>
          <w:rFonts w:hint="eastAsia" w:ascii="宋体" w:hAnsi="宋体" w:eastAsia="宋体" w:cs="宋体"/>
          <w:sz w:val="24"/>
        </w:rPr>
        <w:t>心声</w:t>
      </w:r>
      <w:r>
        <w:rPr>
          <w:rFonts w:hint="eastAsia" w:ascii="宋体" w:hAnsi="宋体" w:eastAsia="宋体" w:cs="宋体"/>
          <w:sz w:val="24"/>
          <w:lang w:eastAsia="zh-CN"/>
        </w:rPr>
        <w:t>」</w:t>
      </w:r>
      <w:r>
        <w:rPr>
          <w:rFonts w:hint="eastAsia" w:ascii="宋体" w:hAnsi="宋体" w:eastAsia="宋体" w:cs="宋体"/>
          <w:sz w:val="24"/>
        </w:rPr>
        <w:t>，甚至在社交平台上构建的</w:t>
      </w:r>
      <w:r>
        <w:rPr>
          <w:rFonts w:hint="eastAsia" w:ascii="宋体" w:hAnsi="宋体" w:eastAsia="宋体" w:cs="宋体"/>
          <w:sz w:val="24"/>
          <w:lang w:eastAsia="zh-CN"/>
        </w:rPr>
        <w:t>「</w:t>
      </w:r>
      <w:r>
        <w:rPr>
          <w:rFonts w:hint="eastAsia" w:ascii="宋体" w:hAnsi="宋体" w:eastAsia="宋体" w:cs="宋体"/>
          <w:sz w:val="24"/>
        </w:rPr>
        <w:t>自我</w:t>
      </w:r>
      <w:r>
        <w:rPr>
          <w:rFonts w:hint="eastAsia" w:ascii="宋体" w:hAnsi="宋体" w:eastAsia="宋体" w:cs="宋体"/>
          <w:sz w:val="24"/>
          <w:lang w:eastAsia="zh-CN"/>
        </w:rPr>
        <w:t>」</w:t>
      </w:r>
      <w:r>
        <w:rPr>
          <w:rFonts w:hint="eastAsia" w:ascii="宋体" w:hAnsi="宋体" w:eastAsia="宋体" w:cs="宋体"/>
          <w:sz w:val="24"/>
        </w:rPr>
        <w:t>。我们以为的选择，不过是在算法提供的有限菜单中，反复确认着一个被预设的、可被量化的身份标签。</w:t>
      </w:r>
    </w:p>
    <w:p w14:paraId="6BAFF3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3650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我们作为认知主体的核心能力——对信息的真伪、价值和重要性进行自主判断的</w:t>
      </w:r>
      <w:r>
        <w:rPr>
          <w:rFonts w:hint="eastAsia" w:ascii="宋体" w:hAnsi="宋体" w:eastAsia="宋体" w:cs="宋体"/>
          <w:sz w:val="24"/>
          <w:lang w:eastAsia="zh-CN"/>
        </w:rPr>
        <w:t>「</w:t>
      </w:r>
      <w:r>
        <w:rPr>
          <w:rFonts w:hint="eastAsia" w:ascii="宋体" w:hAnsi="宋体" w:eastAsia="宋体" w:cs="宋体"/>
          <w:sz w:val="24"/>
        </w:rPr>
        <w:t>评估权</w:t>
      </w:r>
      <w:r>
        <w:rPr>
          <w:rFonts w:hint="eastAsia" w:ascii="宋体" w:hAnsi="宋体" w:eastAsia="宋体" w:cs="宋体"/>
          <w:sz w:val="24"/>
          <w:lang w:eastAsia="zh-CN"/>
        </w:rPr>
        <w:t>」</w:t>
      </w:r>
      <w:r>
        <w:rPr>
          <w:rFonts w:hint="eastAsia" w:ascii="宋体" w:hAnsi="宋体" w:eastAsia="宋体" w:cs="宋体"/>
          <w:sz w:val="24"/>
        </w:rPr>
        <w:t>——被悄然外包给了一个冰冷、高效、却毫无主体意识和价值关怀的代码系统。我们不再是主动的观察者和意义的创造者，而沦为了被动的</w:t>
      </w:r>
      <w:r>
        <w:rPr>
          <w:rFonts w:hint="eastAsia" w:ascii="宋体" w:hAnsi="宋体" w:eastAsia="宋体" w:cs="宋体"/>
          <w:sz w:val="24"/>
          <w:lang w:eastAsia="zh-CN"/>
        </w:rPr>
        <w:t>「</w:t>
      </w:r>
      <w:r>
        <w:rPr>
          <w:rFonts w:hint="eastAsia" w:ascii="宋体" w:hAnsi="宋体" w:eastAsia="宋体" w:cs="宋体"/>
          <w:sz w:val="24"/>
        </w:rPr>
        <w:t>数据投喂对象</w:t>
      </w:r>
      <w:r>
        <w:rPr>
          <w:rFonts w:hint="eastAsia" w:ascii="宋体" w:hAnsi="宋体" w:eastAsia="宋体" w:cs="宋体"/>
          <w:sz w:val="24"/>
          <w:lang w:eastAsia="zh-CN"/>
        </w:rPr>
        <w:t>」</w:t>
      </w:r>
      <w:r>
        <w:rPr>
          <w:rFonts w:hint="eastAsia" w:ascii="宋体" w:hAnsi="宋体" w:eastAsia="宋体" w:cs="宋体"/>
          <w:sz w:val="24"/>
        </w:rPr>
        <w:t>，在一个精心设计的选择幻觉中，心甘情愿地被引导、被塑造、被消费。</w:t>
      </w:r>
    </w:p>
    <w:p w14:paraId="0AE77CC8">
      <w:pPr>
        <w:pStyle w:val="5"/>
        <w:bidi w:val="0"/>
        <w:rPr>
          <w:rFonts w:hint="eastAsia" w:ascii="宋体" w:hAnsi="宋体" w:eastAsia="宋体" w:cs="宋体"/>
          <w:lang w:eastAsia="zh-CN"/>
        </w:rPr>
      </w:pPr>
      <w:r>
        <w:rPr>
          <w:rFonts w:hint="eastAsia" w:ascii="宋体" w:hAnsi="宋体" w:eastAsia="宋体" w:cs="宋体"/>
        </w:rPr>
        <w:t>共识的极化与回音室的退守：作为</w:t>
      </w:r>
      <w:r>
        <w:rPr>
          <w:rFonts w:hint="eastAsia" w:ascii="宋体" w:hAnsi="宋体" w:eastAsia="宋体" w:cs="宋体"/>
          <w:lang w:eastAsia="zh-CN"/>
        </w:rPr>
        <w:t>阵营</w:t>
      </w:r>
      <w:r>
        <w:rPr>
          <w:rFonts w:hint="eastAsia" w:ascii="宋体" w:hAnsi="宋体" w:eastAsia="宋体" w:cs="宋体"/>
        </w:rPr>
        <w:t>身份的</w:t>
      </w:r>
      <w:r>
        <w:rPr>
          <w:rFonts w:hint="eastAsia" w:ascii="宋体" w:hAnsi="宋体" w:eastAsia="宋体" w:cs="宋体"/>
          <w:lang w:eastAsia="zh-CN"/>
        </w:rPr>
        <w:t>「</w:t>
      </w:r>
      <w:r>
        <w:rPr>
          <w:rFonts w:hint="eastAsia" w:ascii="宋体" w:hAnsi="宋体" w:eastAsia="宋体" w:cs="宋体"/>
        </w:rPr>
        <w:t>实在</w:t>
      </w:r>
      <w:r>
        <w:rPr>
          <w:rFonts w:hint="eastAsia" w:ascii="宋体" w:hAnsi="宋体" w:eastAsia="宋体" w:cs="宋体"/>
          <w:lang w:eastAsia="zh-CN"/>
        </w:rPr>
        <w:t>」</w:t>
      </w:r>
    </w:p>
    <w:p w14:paraId="1815B5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数以亿计的个体都被各自的算法囚笼所隔离，曾经作为社会润滑剂和稳定器的大众共识，便开始像冰川一样崩塌、碎裂。在广播电视作为主流媒介的时代，尽管存在宣传和偏见，但大多数人至少共享着一个大致相同的信息背景。社会成员们或许对</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有不同的解读，但他们至少生活在同一个</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的世界里。而今天，我们正面临一场深刻的</w:t>
      </w:r>
      <w:r>
        <w:rPr>
          <w:rFonts w:hint="eastAsia" w:ascii="宋体" w:hAnsi="宋体" w:eastAsia="宋体" w:cs="宋体"/>
          <w:sz w:val="24"/>
          <w:lang w:eastAsia="zh-CN"/>
        </w:rPr>
        <w:t>「</w:t>
      </w:r>
      <w:r>
        <w:rPr>
          <w:rFonts w:hint="eastAsia" w:ascii="宋体" w:hAnsi="宋体" w:eastAsia="宋体" w:cs="宋体"/>
          <w:sz w:val="24"/>
        </w:rPr>
        <w:t>认识论危机</w:t>
      </w:r>
      <w:r>
        <w:rPr>
          <w:rFonts w:hint="eastAsia" w:ascii="宋体" w:hAnsi="宋体" w:eastAsia="宋体" w:cs="宋体"/>
          <w:sz w:val="24"/>
          <w:lang w:eastAsia="zh-CN"/>
        </w:rPr>
        <w:t>」</w:t>
      </w:r>
      <w:r>
        <w:rPr>
          <w:rFonts w:hint="eastAsia" w:ascii="宋体" w:hAnsi="宋体" w:eastAsia="宋体" w:cs="宋体"/>
          <w:sz w:val="24"/>
        </w:rPr>
        <w:t>（Epistemic Crisis）——我们不仅在价值观上分裂，更在事实上分裂。</w:t>
      </w:r>
    </w:p>
    <w:p w14:paraId="0EF060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B9E8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对于同一桩公共事件，不同的</w:t>
      </w:r>
      <w:r>
        <w:rPr>
          <w:rFonts w:hint="eastAsia" w:ascii="宋体" w:hAnsi="宋体" w:eastAsia="宋体" w:cs="宋体"/>
          <w:sz w:val="24"/>
          <w:lang w:eastAsia="zh-CN"/>
        </w:rPr>
        <w:t>「</w:t>
      </w:r>
      <w:r>
        <w:rPr>
          <w:rFonts w:hint="eastAsia" w:ascii="宋体" w:hAnsi="宋体" w:eastAsia="宋体" w:cs="宋体"/>
          <w:sz w:val="24"/>
        </w:rPr>
        <w:t>信息</w:t>
      </w:r>
      <w:r>
        <w:rPr>
          <w:rFonts w:hint="eastAsia" w:ascii="宋体" w:hAnsi="宋体" w:eastAsia="宋体" w:cs="宋体"/>
          <w:sz w:val="24"/>
          <w:lang w:eastAsia="zh-CN"/>
        </w:rPr>
        <w:t>阵营」</w:t>
      </w:r>
      <w:r>
        <w:rPr>
          <w:rFonts w:hint="eastAsia" w:ascii="宋体" w:hAnsi="宋体" w:eastAsia="宋体" w:cs="宋体"/>
          <w:sz w:val="24"/>
        </w:rPr>
        <w:t>会通过各自的算法棱镜，看到截然不同的事实叙述、接收到水火不容的专家解读、沉浸在情绪基调完全对立的社群讨论中。一方眼中的</w:t>
      </w:r>
      <w:r>
        <w:rPr>
          <w:rFonts w:hint="eastAsia" w:ascii="宋体" w:hAnsi="宋体" w:eastAsia="宋体" w:cs="宋体"/>
          <w:sz w:val="24"/>
          <w:lang w:eastAsia="zh-CN"/>
        </w:rPr>
        <w:t>「</w:t>
      </w:r>
      <w:r>
        <w:rPr>
          <w:rFonts w:hint="eastAsia" w:ascii="宋体" w:hAnsi="宋体" w:eastAsia="宋体" w:cs="宋体"/>
          <w:sz w:val="24"/>
        </w:rPr>
        <w:t>自由卫士</w:t>
      </w:r>
      <w:r>
        <w:rPr>
          <w:rFonts w:hint="eastAsia" w:ascii="宋体" w:hAnsi="宋体" w:eastAsia="宋体" w:cs="宋体"/>
          <w:sz w:val="24"/>
          <w:lang w:eastAsia="zh-CN"/>
        </w:rPr>
        <w:t>」</w:t>
      </w:r>
      <w:r>
        <w:rPr>
          <w:rFonts w:hint="eastAsia" w:ascii="宋体" w:hAnsi="宋体" w:eastAsia="宋体" w:cs="宋体"/>
          <w:sz w:val="24"/>
        </w:rPr>
        <w:t>，在另一方看来就是</w:t>
      </w:r>
      <w:r>
        <w:rPr>
          <w:rFonts w:hint="eastAsia" w:ascii="宋体" w:hAnsi="宋体" w:eastAsia="宋体" w:cs="宋体"/>
          <w:sz w:val="24"/>
          <w:lang w:eastAsia="zh-CN"/>
        </w:rPr>
        <w:t>「</w:t>
      </w:r>
      <w:r>
        <w:rPr>
          <w:rFonts w:hint="eastAsia" w:ascii="宋体" w:hAnsi="宋体" w:eastAsia="宋体" w:cs="宋体"/>
          <w:sz w:val="24"/>
        </w:rPr>
        <w:t>暴徒</w:t>
      </w:r>
      <w:r>
        <w:rPr>
          <w:rFonts w:hint="eastAsia" w:ascii="宋体" w:hAnsi="宋体" w:eastAsia="宋体" w:cs="宋体"/>
          <w:sz w:val="24"/>
          <w:lang w:eastAsia="zh-CN"/>
        </w:rPr>
        <w:t>」</w:t>
      </w:r>
      <w:r>
        <w:rPr>
          <w:rFonts w:hint="eastAsia" w:ascii="宋体" w:hAnsi="宋体" w:eastAsia="宋体" w:cs="宋体"/>
          <w:sz w:val="24"/>
        </w:rPr>
        <w:t>；一方珍视的</w:t>
      </w:r>
      <w:r>
        <w:rPr>
          <w:rFonts w:hint="eastAsia" w:ascii="宋体" w:hAnsi="宋体" w:eastAsia="宋体" w:cs="宋体"/>
          <w:sz w:val="24"/>
          <w:lang w:eastAsia="zh-CN"/>
        </w:rPr>
        <w:t>「</w:t>
      </w:r>
      <w:r>
        <w:rPr>
          <w:rFonts w:hint="eastAsia" w:ascii="宋体" w:hAnsi="宋体" w:eastAsia="宋体" w:cs="宋体"/>
          <w:sz w:val="24"/>
        </w:rPr>
        <w:t>传统美德</w:t>
      </w:r>
      <w:r>
        <w:rPr>
          <w:rFonts w:hint="eastAsia" w:ascii="宋体" w:hAnsi="宋体" w:eastAsia="宋体" w:cs="宋体"/>
          <w:sz w:val="24"/>
          <w:lang w:eastAsia="zh-CN"/>
        </w:rPr>
        <w:t>」</w:t>
      </w:r>
      <w:r>
        <w:rPr>
          <w:rFonts w:hint="eastAsia" w:ascii="宋体" w:hAnsi="宋体" w:eastAsia="宋体" w:cs="宋体"/>
          <w:sz w:val="24"/>
        </w:rPr>
        <w:t>，在另一方看来就是</w:t>
      </w:r>
      <w:r>
        <w:rPr>
          <w:rFonts w:hint="eastAsia" w:ascii="宋体" w:hAnsi="宋体" w:eastAsia="宋体" w:cs="宋体"/>
          <w:sz w:val="24"/>
          <w:lang w:eastAsia="zh-CN"/>
        </w:rPr>
        <w:t>「</w:t>
      </w:r>
      <w:r>
        <w:rPr>
          <w:rFonts w:hint="eastAsia" w:ascii="宋体" w:hAnsi="宋体" w:eastAsia="宋体" w:cs="宋体"/>
          <w:sz w:val="24"/>
        </w:rPr>
        <w:t>落后枷锁</w:t>
      </w:r>
      <w:r>
        <w:rPr>
          <w:rFonts w:hint="eastAsia" w:ascii="宋体" w:hAnsi="宋体" w:eastAsia="宋体" w:cs="宋体"/>
          <w:sz w:val="24"/>
          <w:lang w:eastAsia="zh-CN"/>
        </w:rPr>
        <w:t>」</w:t>
      </w:r>
      <w:r>
        <w:rPr>
          <w:rFonts w:hint="eastAsia" w:ascii="宋体" w:hAnsi="宋体" w:eastAsia="宋体" w:cs="宋体"/>
          <w:sz w:val="24"/>
        </w:rPr>
        <w:t>。公共讨论的广场不复存在，取而代之的是无数个隔音效果极佳的</w:t>
      </w:r>
      <w:r>
        <w:rPr>
          <w:rFonts w:hint="eastAsia" w:ascii="宋体" w:hAnsi="宋体" w:eastAsia="宋体" w:cs="宋体"/>
          <w:sz w:val="24"/>
          <w:lang w:eastAsia="zh-CN"/>
        </w:rPr>
        <w:t>阵营「</w:t>
      </w:r>
      <w:r>
        <w:rPr>
          <w:rFonts w:hint="eastAsia" w:ascii="宋体" w:hAnsi="宋体" w:eastAsia="宋体" w:cs="宋体"/>
          <w:sz w:val="24"/>
        </w:rPr>
        <w:t>回音室</w:t>
      </w:r>
      <w:r>
        <w:rPr>
          <w:rFonts w:hint="eastAsia" w:ascii="宋体" w:hAnsi="宋体" w:eastAsia="宋体" w:cs="宋体"/>
          <w:sz w:val="24"/>
          <w:lang w:eastAsia="zh-CN"/>
        </w:rPr>
        <w:t>」</w:t>
      </w:r>
      <w:r>
        <w:rPr>
          <w:rFonts w:hint="eastAsia" w:ascii="宋体" w:hAnsi="宋体" w:eastAsia="宋体" w:cs="宋体"/>
          <w:sz w:val="24"/>
        </w:rPr>
        <w:t>。在这些回音室里，群体的信念被反复确认和强化，异见的提出被视为背叛或愚蠢，最极端的言论往往能获得最多的喝彩。</w:t>
      </w:r>
    </w:p>
    <w:p w14:paraId="696629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DD67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这种分裂的后果是灾难性的。它使得基于理性和证据的对话变得几乎不可能，因为对话双方连最基本的事实前提都无法达成一致。政治辩论退化为</w:t>
      </w:r>
      <w:r>
        <w:rPr>
          <w:rFonts w:hint="eastAsia" w:ascii="宋体" w:hAnsi="宋体" w:eastAsia="宋体" w:cs="宋体"/>
          <w:sz w:val="24"/>
          <w:lang w:eastAsia="zh-CN"/>
        </w:rPr>
        <w:t>阵营</w:t>
      </w:r>
      <w:r>
        <w:rPr>
          <w:rFonts w:hint="eastAsia" w:ascii="宋体" w:hAnsi="宋体" w:eastAsia="宋体" w:cs="宋体"/>
          <w:sz w:val="24"/>
        </w:rPr>
        <w:t>间的口号宣泄和道德羞辱，社会议题的解决被无休止的身份战争所取代。我们不再相信存在一个可以经由共同探寻和艰苦辩论而趋近的</w:t>
      </w:r>
      <w:r>
        <w:rPr>
          <w:rFonts w:hint="eastAsia" w:ascii="宋体" w:hAnsi="宋体" w:eastAsia="宋体" w:cs="宋体"/>
          <w:sz w:val="24"/>
          <w:lang w:eastAsia="zh-CN"/>
        </w:rPr>
        <w:t>「</w:t>
      </w:r>
      <w:r>
        <w:rPr>
          <w:rFonts w:hint="eastAsia" w:ascii="宋体" w:hAnsi="宋体" w:eastAsia="宋体" w:cs="宋体"/>
          <w:sz w:val="24"/>
        </w:rPr>
        <w:t>真相</w:t>
      </w:r>
      <w:r>
        <w:rPr>
          <w:rFonts w:hint="eastAsia" w:ascii="宋体" w:hAnsi="宋体" w:eastAsia="宋体" w:cs="宋体"/>
          <w:sz w:val="24"/>
          <w:lang w:eastAsia="zh-CN"/>
        </w:rPr>
        <w:t>」</w:t>
      </w:r>
      <w:r>
        <w:rPr>
          <w:rFonts w:hint="eastAsia" w:ascii="宋体" w:hAnsi="宋体" w:eastAsia="宋体" w:cs="宋体"/>
          <w:sz w:val="24"/>
        </w:rPr>
        <w:t>，转而退守到各自的</w:t>
      </w:r>
      <w:r>
        <w:rPr>
          <w:rFonts w:hint="eastAsia" w:ascii="宋体" w:hAnsi="宋体" w:eastAsia="宋体" w:cs="宋体"/>
          <w:sz w:val="24"/>
          <w:lang w:eastAsia="zh-CN"/>
        </w:rPr>
        <w:t>「</w:t>
      </w:r>
      <w:r>
        <w:rPr>
          <w:rFonts w:hint="eastAsia" w:ascii="宋体" w:hAnsi="宋体" w:eastAsia="宋体" w:cs="宋体"/>
          <w:sz w:val="24"/>
        </w:rPr>
        <w:t>阵营真相</w:t>
      </w:r>
      <w:r>
        <w:rPr>
          <w:rFonts w:hint="eastAsia" w:ascii="宋体" w:hAnsi="宋体" w:eastAsia="宋体" w:cs="宋体"/>
          <w:sz w:val="24"/>
          <w:lang w:eastAsia="zh-CN"/>
        </w:rPr>
        <w:t>」</w:t>
      </w:r>
      <w:r>
        <w:rPr>
          <w:rFonts w:hint="eastAsia" w:ascii="宋体" w:hAnsi="宋体" w:eastAsia="宋体" w:cs="宋体"/>
          <w:sz w:val="24"/>
        </w:rPr>
        <w:t>中寻求庇护、认同和温暖。</w:t>
      </w:r>
    </w:p>
    <w:p w14:paraId="3A00C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1379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实在</w:t>
      </w:r>
      <w:r>
        <w:rPr>
          <w:rFonts w:hint="eastAsia" w:ascii="宋体" w:hAnsi="宋体" w:eastAsia="宋体" w:cs="宋体"/>
          <w:sz w:val="24"/>
          <w:lang w:eastAsia="zh-CN"/>
        </w:rPr>
        <w:t>」</w:t>
      </w:r>
      <w:r>
        <w:rPr>
          <w:rFonts w:hint="eastAsia" w:ascii="宋体" w:hAnsi="宋体" w:eastAsia="宋体" w:cs="宋体"/>
          <w:sz w:val="24"/>
        </w:rPr>
        <w:t>本身，在这个过程中被降维和工具化了。它不再是一个需要我们去认识和适应的客观存在，而变成了一种可以任意剪裁、涂抹、并用以攻击对手的</w:t>
      </w:r>
      <w:r>
        <w:rPr>
          <w:rFonts w:hint="eastAsia" w:ascii="宋体" w:hAnsi="宋体" w:eastAsia="宋体" w:cs="宋体"/>
          <w:sz w:val="24"/>
          <w:lang w:eastAsia="zh-CN"/>
        </w:rPr>
        <w:t>阵营</w:t>
      </w:r>
      <w:r>
        <w:rPr>
          <w:rFonts w:hint="eastAsia" w:ascii="宋体" w:hAnsi="宋体" w:eastAsia="宋体" w:cs="宋体"/>
          <w:sz w:val="24"/>
        </w:rPr>
        <w:t>图腾。选择相信什么</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，不再是一个认知问题，而是一个身份认同问题，一个关乎</w:t>
      </w:r>
      <w:r>
        <w:rPr>
          <w:rFonts w:hint="eastAsia" w:ascii="宋体" w:hAnsi="宋体" w:eastAsia="宋体" w:cs="宋体"/>
          <w:sz w:val="24"/>
          <w:lang w:eastAsia="zh-CN"/>
        </w:rPr>
        <w:t>「</w:t>
      </w:r>
      <w:r>
        <w:rPr>
          <w:rFonts w:hint="eastAsia" w:ascii="宋体" w:hAnsi="宋体" w:eastAsia="宋体" w:cs="宋体"/>
          <w:sz w:val="24"/>
        </w:rPr>
        <w:t>我们是谁</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我们属于哪个</w:t>
      </w:r>
      <w:r>
        <w:rPr>
          <w:rFonts w:hint="eastAsia" w:ascii="宋体" w:hAnsi="宋体" w:eastAsia="宋体" w:cs="宋体"/>
          <w:sz w:val="24"/>
          <w:lang w:val="en-US" w:eastAsia="zh-CN"/>
        </w:rPr>
        <w:t>阵营</w:t>
      </w:r>
      <w:r>
        <w:rPr>
          <w:rFonts w:hint="eastAsia" w:ascii="宋体" w:hAnsi="宋体" w:eastAsia="宋体" w:cs="宋体"/>
          <w:sz w:val="24"/>
          <w:lang w:eastAsia="zh-CN"/>
        </w:rPr>
        <w:t>」</w:t>
      </w:r>
      <w:r>
        <w:rPr>
          <w:rFonts w:hint="eastAsia" w:ascii="宋体" w:hAnsi="宋体" w:eastAsia="宋体" w:cs="宋体"/>
          <w:sz w:val="24"/>
        </w:rPr>
        <w:t>的政治站队。当</w:t>
      </w:r>
      <w:r>
        <w:rPr>
          <w:rFonts w:hint="eastAsia" w:ascii="宋体" w:hAnsi="宋体" w:eastAsia="宋体" w:cs="宋体"/>
          <w:sz w:val="24"/>
          <w:lang w:eastAsia="zh-CN"/>
        </w:rPr>
        <w:t>「</w:t>
      </w:r>
      <w:r>
        <w:rPr>
          <w:rFonts w:hint="eastAsia" w:ascii="宋体" w:hAnsi="宋体" w:eastAsia="宋体" w:cs="宋体"/>
          <w:sz w:val="24"/>
        </w:rPr>
        <w:t>实在</w:t>
      </w:r>
      <w:r>
        <w:rPr>
          <w:rFonts w:hint="eastAsia" w:ascii="宋体" w:hAnsi="宋体" w:eastAsia="宋体" w:cs="宋体"/>
          <w:sz w:val="24"/>
          <w:lang w:eastAsia="zh-CN"/>
        </w:rPr>
        <w:t>」</w:t>
      </w:r>
      <w:r>
        <w:rPr>
          <w:rFonts w:hint="eastAsia" w:ascii="宋体" w:hAnsi="宋体" w:eastAsia="宋体" w:cs="宋体"/>
          <w:sz w:val="24"/>
        </w:rPr>
        <w:t>本身变得可以定制、可以选择、可以党同伐异时，人类大规模协作的根基——信任，便被从根本上侵蚀了。</w:t>
      </w:r>
    </w:p>
    <w:p w14:paraId="082D9EC9">
      <w:pPr>
        <w:pStyle w:val="5"/>
        <w:bidi w:val="0"/>
        <w:rPr>
          <w:rFonts w:hint="eastAsia" w:ascii="宋体" w:hAnsi="宋体" w:eastAsia="宋体" w:cs="宋体"/>
        </w:rPr>
      </w:pPr>
      <w:r>
        <w:rPr>
          <w:rFonts w:hint="eastAsia" w:ascii="宋体" w:hAnsi="宋体" w:eastAsia="宋体" w:cs="宋体"/>
        </w:rPr>
        <w:t>系统的僵化与个体的耗竭：作为惯性机器的组织</w:t>
      </w:r>
    </w:p>
    <w:p w14:paraId="575C44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目光从喧嚣的线上世界转向我们身处的物理组织——无论是庞大的官僚机构、跨国公司还是教育体系——我们同样能观察到一种深刻的僵化与活力丧失。这些系统似乎都陷入了一种结构性的</w:t>
      </w:r>
      <w:r>
        <w:rPr>
          <w:rFonts w:hint="eastAsia" w:ascii="宋体" w:hAnsi="宋体" w:eastAsia="宋体" w:cs="宋体"/>
          <w:sz w:val="24"/>
          <w:lang w:eastAsia="zh-CN"/>
        </w:rPr>
        <w:t>「</w:t>
      </w:r>
      <w:r>
        <w:rPr>
          <w:rFonts w:hint="eastAsia" w:ascii="宋体" w:hAnsi="宋体" w:eastAsia="宋体" w:cs="宋体"/>
          <w:sz w:val="24"/>
        </w:rPr>
        <w:t>自指涉</w:t>
      </w:r>
      <w:r>
        <w:rPr>
          <w:rFonts w:hint="eastAsia" w:ascii="宋体" w:hAnsi="宋体" w:eastAsia="宋体" w:cs="宋体"/>
          <w:sz w:val="24"/>
          <w:lang w:eastAsia="zh-CN"/>
        </w:rPr>
        <w:t>」</w:t>
      </w:r>
      <w:r>
        <w:rPr>
          <w:rFonts w:hint="eastAsia" w:ascii="宋体" w:hAnsi="宋体" w:eastAsia="宋体" w:cs="宋体"/>
          <w:sz w:val="24"/>
        </w:rPr>
        <w:t>循环：它们运转的首要逻辑，不再是为了实现其创立之初的社会功能（服务民众、创造价值、培育人才），而仅仅是为了维持系统自身的稳定、扩张和延续。</w:t>
      </w:r>
    </w:p>
    <w:p w14:paraId="275C89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BD57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这种僵化体现在层层叠叠的规则、流程和</w:t>
      </w:r>
      <w:r>
        <w:rPr>
          <w:rFonts w:hint="eastAsia" w:ascii="宋体" w:hAnsi="宋体" w:eastAsia="宋体" w:cs="宋体"/>
          <w:sz w:val="24"/>
          <w:lang w:eastAsia="zh-CN"/>
        </w:rPr>
        <w:t>「</w:t>
      </w:r>
      <w:r>
        <w:rPr>
          <w:rFonts w:hint="eastAsia" w:ascii="宋体" w:hAnsi="宋体" w:eastAsia="宋体" w:cs="宋体"/>
          <w:sz w:val="24"/>
        </w:rPr>
        <w:t>关键绩效指标</w:t>
      </w:r>
      <w:r>
        <w:rPr>
          <w:rFonts w:hint="eastAsia" w:ascii="宋体" w:hAnsi="宋体" w:eastAsia="宋体" w:cs="宋体"/>
          <w:sz w:val="24"/>
          <w:lang w:eastAsia="zh-CN"/>
        </w:rPr>
        <w:t>」</w:t>
      </w:r>
      <w:r>
        <w:rPr>
          <w:rFonts w:hint="eastAsia" w:ascii="宋体" w:hAnsi="宋体" w:eastAsia="宋体" w:cs="宋体"/>
          <w:sz w:val="24"/>
        </w:rPr>
        <w:t>（KPI）之中。这些管理工具最初被设计出来是为了提高效率和减少不确定性，但发展到极致，它们本身就成了目的。创新精神被繁琐的审批流程所扼杀，因为任何偏离既定轨道的尝试都意味着风险。人的能动性和专业判断被标准化的考核所取代，因为量化指标比复杂的质性评估更容易管理。员工不再被鼓励去思考</w:t>
      </w:r>
      <w:r>
        <w:rPr>
          <w:rFonts w:hint="eastAsia" w:ascii="宋体" w:hAnsi="宋体" w:eastAsia="宋体" w:cs="宋体"/>
          <w:sz w:val="24"/>
          <w:lang w:eastAsia="zh-CN"/>
        </w:rPr>
        <w:t>「</w:t>
      </w:r>
      <w:r>
        <w:rPr>
          <w:rFonts w:hint="eastAsia" w:ascii="宋体" w:hAnsi="宋体" w:eastAsia="宋体" w:cs="宋体"/>
          <w:sz w:val="24"/>
        </w:rPr>
        <w:t>怎样才能把事情做得更好</w:t>
      </w:r>
      <w:r>
        <w:rPr>
          <w:rFonts w:hint="eastAsia" w:ascii="宋体" w:hAnsi="宋体" w:eastAsia="宋体" w:cs="宋体"/>
          <w:sz w:val="24"/>
          <w:lang w:eastAsia="zh-CN"/>
        </w:rPr>
        <w:t>」</w:t>
      </w:r>
      <w:r>
        <w:rPr>
          <w:rFonts w:hint="eastAsia" w:ascii="宋体" w:hAnsi="宋体" w:eastAsia="宋体" w:cs="宋体"/>
          <w:sz w:val="24"/>
        </w:rPr>
        <w:t>，而是被训练去思考</w:t>
      </w:r>
      <w:r>
        <w:rPr>
          <w:rFonts w:hint="eastAsia" w:ascii="宋体" w:hAnsi="宋体" w:eastAsia="宋体" w:cs="宋体"/>
          <w:sz w:val="24"/>
          <w:lang w:eastAsia="zh-CN"/>
        </w:rPr>
        <w:t>「</w:t>
      </w:r>
      <w:r>
        <w:rPr>
          <w:rFonts w:hint="eastAsia" w:ascii="宋体" w:hAnsi="宋体" w:eastAsia="宋体" w:cs="宋体"/>
          <w:sz w:val="24"/>
        </w:rPr>
        <w:t>怎样才能让数据看起来更漂亮</w:t>
      </w:r>
      <w:r>
        <w:rPr>
          <w:rFonts w:hint="eastAsia" w:ascii="宋体" w:hAnsi="宋体" w:eastAsia="宋体" w:cs="宋体"/>
          <w:sz w:val="24"/>
          <w:lang w:eastAsia="zh-CN"/>
        </w:rPr>
        <w:t>」</w:t>
      </w:r>
      <w:r>
        <w:rPr>
          <w:rFonts w:hint="eastAsia" w:ascii="宋体" w:hAnsi="宋体" w:eastAsia="宋体" w:cs="宋体"/>
          <w:sz w:val="24"/>
        </w:rPr>
        <w:t>。</w:t>
      </w:r>
    </w:p>
    <w:p w14:paraId="5E3EA4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8628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身处其中的个体，则普遍感受到一种深度的耗竭感（Burnout）。我们的精力被无休止的内部竞争、形式主义的文书工作、冗长的会议和对不确定性的系统性恐惧所消耗。这便是</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被系统性剥夺的直接后果。当一个系统不再为个体提供创造、试错和自主探索的空间，而是通过精密的绩效管理，将每个人的时间和精力都填充到预设的、可量化的任务中时，个体的生命力便会逐渐枯萎。我们感到自己仿佛是一个巨大机器上的齿轮，被要求精确、高效地运转，却无权过问机器的去向，也感受不到工作的内在意义。最终，我们沦为维持系统惯性运转的</w:t>
      </w:r>
      <w:r>
        <w:rPr>
          <w:rFonts w:hint="eastAsia" w:ascii="宋体" w:hAnsi="宋体" w:eastAsia="宋体" w:cs="宋体"/>
          <w:sz w:val="24"/>
          <w:lang w:eastAsia="zh-CN"/>
        </w:rPr>
        <w:t>「</w:t>
      </w:r>
      <w:r>
        <w:rPr>
          <w:rFonts w:hint="eastAsia" w:ascii="宋体" w:hAnsi="宋体" w:eastAsia="宋体" w:cs="宋体"/>
          <w:sz w:val="24"/>
        </w:rPr>
        <w:t>人力资源</w:t>
      </w:r>
      <w:r>
        <w:rPr>
          <w:rFonts w:hint="eastAsia" w:ascii="宋体" w:hAnsi="宋体" w:eastAsia="宋体" w:cs="宋体"/>
          <w:sz w:val="24"/>
          <w:lang w:eastAsia="zh-CN"/>
        </w:rPr>
        <w:t>」</w:t>
      </w:r>
      <w:r>
        <w:rPr>
          <w:rFonts w:hint="eastAsia" w:ascii="宋体" w:hAnsi="宋体" w:eastAsia="宋体" w:cs="宋体"/>
          <w:sz w:val="24"/>
        </w:rPr>
        <w:t>，一种可以被量化、替代和耗尽的燃料。</w:t>
      </w:r>
    </w:p>
    <w:p w14:paraId="049A50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7E13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面对这样一个信息过载、算法规训、共识破碎、系统僵化的时代，我们无法再用旧有的思维框架来寻求出路。简单的技术修复、政策调整或道德呼吁，都已显得力不从心。我们必须回到问题的原点，勇敢地提出那个最根本的问题：当</w:t>
      </w:r>
      <w:r>
        <w:rPr>
          <w:rFonts w:hint="eastAsia" w:ascii="宋体" w:hAnsi="宋体" w:eastAsia="宋体" w:cs="宋体"/>
          <w:sz w:val="24"/>
          <w:lang w:eastAsia="zh-CN"/>
        </w:rPr>
        <w:t>「</w:t>
      </w:r>
      <w:r>
        <w:rPr>
          <w:rFonts w:hint="eastAsia" w:ascii="宋体" w:hAnsi="宋体" w:eastAsia="宋体" w:cs="宋体"/>
          <w:sz w:val="24"/>
        </w:rPr>
        <w:t>客观实在</w:t>
      </w:r>
      <w:r>
        <w:rPr>
          <w:rFonts w:hint="eastAsia" w:ascii="宋体" w:hAnsi="宋体" w:eastAsia="宋体" w:cs="宋体"/>
          <w:sz w:val="24"/>
          <w:lang w:eastAsia="zh-CN"/>
        </w:rPr>
        <w:t>」</w:t>
      </w:r>
      <w:r>
        <w:rPr>
          <w:rFonts w:hint="eastAsia" w:ascii="宋体" w:hAnsi="宋体" w:eastAsia="宋体" w:cs="宋体"/>
          <w:sz w:val="24"/>
        </w:rPr>
        <w:t>的共识日益脆弱，当我们的认知和评估能力被外部系统深度异化，我们究竟该如何重新理解存在、认知和行动？</w:t>
      </w:r>
    </w:p>
    <w:p w14:paraId="60304A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ABE0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不是一个纯粹的哲学思辨，而是关乎我们每一个人生存状态和文明走向的时代之问。《进阶rc》及其展开的这部著作，正是为了回应这一追问而生，它试图提供一张新的航海图，帮助我们在迷航中重新找到方向。</w:t>
      </w:r>
    </w:p>
    <w:p w14:paraId="795F1621">
      <w:pPr>
        <w:pStyle w:val="4"/>
        <w:bidi w:val="0"/>
        <w:rPr>
          <w:rFonts w:hint="eastAsia" w:ascii="宋体" w:hAnsi="宋体" w:eastAsia="宋体" w:cs="宋体"/>
        </w:rPr>
      </w:pPr>
      <w:bookmarkStart w:id="12" w:name="_Toc1616862299"/>
      <w:bookmarkStart w:id="13" w:name="_Toc1279597054"/>
      <w:r>
        <w:rPr>
          <w:rFonts w:hint="eastAsia" w:ascii="宋体" w:hAnsi="宋体" w:eastAsia="宋体" w:cs="宋体"/>
          <w:lang w:val="en-US" w:eastAsia="zh-CN"/>
        </w:rPr>
        <w:t>核心</w:t>
      </w:r>
      <w:r>
        <w:rPr>
          <w:rFonts w:hint="eastAsia" w:ascii="宋体" w:hAnsi="宋体" w:eastAsia="宋体" w:cs="宋体"/>
        </w:rPr>
        <w:t>概念</w:t>
      </w:r>
      <w:bookmarkEnd w:id="12"/>
      <w:bookmarkEnd w:id="13"/>
    </w:p>
    <w:p w14:paraId="0F3B67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在这片由可能性构成的、迷雾重重的海域中航行，我们需要一张全新的地图。这张地图并非提供某种终极真理或现成的避风港，而是提供一套全新的坐标系和导航工具，帮助我们重新理解自身与世界的关系，重新夺回被异化的评估权。《进阶rc》的核心概念，便是这张地图上最关键的几个标识。</w:t>
      </w:r>
    </w:p>
    <w:p w14:paraId="587A4F67">
      <w:pPr>
        <w:pStyle w:val="5"/>
        <w:bidi w:val="0"/>
        <w:rPr>
          <w:rFonts w:hint="eastAsia" w:ascii="宋体" w:hAnsi="宋体" w:eastAsia="宋体" w:cs="宋体"/>
        </w:rPr>
      </w:pPr>
      <w:r>
        <w:rPr>
          <w:rFonts w:hint="eastAsia" w:ascii="宋体" w:hAnsi="宋体" w:eastAsia="宋体" w:cs="宋体"/>
        </w:rPr>
        <w:t>可能性基底 (Possibility Substrate)</w:t>
      </w:r>
    </w:p>
    <w:p w14:paraId="127AD9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让我们进行一次思想实验，追溯到宇宙的</w:t>
      </w:r>
      <w:r>
        <w:rPr>
          <w:rFonts w:hint="eastAsia" w:ascii="宋体" w:hAnsi="宋体" w:eastAsia="宋体" w:cs="宋体"/>
          <w:sz w:val="24"/>
          <w:lang w:eastAsia="zh-CN"/>
        </w:rPr>
        <w:t>「</w:t>
      </w:r>
      <w:r>
        <w:rPr>
          <w:rFonts w:hint="eastAsia" w:ascii="宋体" w:hAnsi="宋体" w:eastAsia="宋体" w:cs="宋体"/>
          <w:sz w:val="24"/>
        </w:rPr>
        <w:t>太初</w:t>
      </w:r>
      <w:r>
        <w:rPr>
          <w:rFonts w:hint="eastAsia" w:ascii="宋体" w:hAnsi="宋体" w:eastAsia="宋体" w:cs="宋体"/>
          <w:sz w:val="24"/>
          <w:lang w:eastAsia="zh-CN"/>
        </w:rPr>
        <w:t>」</w:t>
      </w:r>
      <w:r>
        <w:rPr>
          <w:rFonts w:hint="eastAsia" w:ascii="宋体" w:hAnsi="宋体" w:eastAsia="宋体" w:cs="宋体"/>
          <w:sz w:val="24"/>
        </w:rPr>
        <w:t>。传统的宇宙论或宗教会告诉我们，那里要么是</w:t>
      </w:r>
      <w:r>
        <w:rPr>
          <w:rFonts w:hint="eastAsia" w:ascii="宋体" w:hAnsi="宋体" w:eastAsia="宋体" w:cs="宋体"/>
          <w:sz w:val="24"/>
          <w:lang w:eastAsia="zh-CN"/>
        </w:rPr>
        <w:t>「</w:t>
      </w:r>
      <w:r>
        <w:rPr>
          <w:rFonts w:hint="eastAsia" w:ascii="宋体" w:hAnsi="宋体" w:eastAsia="宋体" w:cs="宋体"/>
          <w:sz w:val="24"/>
        </w:rPr>
        <w:t>无</w:t>
      </w:r>
      <w:r>
        <w:rPr>
          <w:rFonts w:hint="eastAsia" w:ascii="宋体" w:hAnsi="宋体" w:eastAsia="宋体" w:cs="宋体"/>
          <w:sz w:val="24"/>
          <w:lang w:eastAsia="zh-CN"/>
        </w:rPr>
        <w:t>」</w:t>
      </w:r>
      <w:r>
        <w:rPr>
          <w:rFonts w:hint="eastAsia" w:ascii="宋体" w:hAnsi="宋体" w:eastAsia="宋体" w:cs="宋体"/>
          <w:sz w:val="24"/>
        </w:rPr>
        <w:t>，要么是上帝的</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，要么是一个能量密度无限大的</w:t>
      </w:r>
      <w:r>
        <w:rPr>
          <w:rFonts w:hint="eastAsia" w:ascii="宋体" w:hAnsi="宋体" w:eastAsia="宋体" w:cs="宋体"/>
          <w:sz w:val="24"/>
          <w:lang w:eastAsia="zh-CN"/>
        </w:rPr>
        <w:t>「</w:t>
      </w:r>
      <w:r>
        <w:rPr>
          <w:rFonts w:hint="eastAsia" w:ascii="宋体" w:hAnsi="宋体" w:eastAsia="宋体" w:cs="宋体"/>
          <w:sz w:val="24"/>
        </w:rPr>
        <w:t>奇点</w:t>
      </w:r>
      <w:r>
        <w:rPr>
          <w:rFonts w:hint="eastAsia" w:ascii="宋体" w:hAnsi="宋体" w:eastAsia="宋体" w:cs="宋体"/>
          <w:sz w:val="24"/>
          <w:lang w:eastAsia="zh-CN"/>
        </w:rPr>
        <w:t>」</w:t>
      </w:r>
      <w:r>
        <w:rPr>
          <w:rFonts w:hint="eastAsia" w:ascii="宋体" w:hAnsi="宋体" w:eastAsia="宋体" w:cs="宋体"/>
          <w:sz w:val="24"/>
        </w:rPr>
        <w:t>。而《进阶rc》提出的本体论基石——</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——则提供了另一种想象。请想象，宇宙的源头并非一片虚空，也不是一堆预设好的、遵循固定法则的物质粒子，而是一个充满无限潜能的、动态的、尚未分化的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w:t>
      </w:r>
    </w:p>
    <w:p w14:paraId="28ABF6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0A08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这个场，就是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。它包含了所有可能发生的一切，所有潜在的存在形式，所有可能的物理法则，所有可能的故事线。它既非存在，亦非不存在，因为它尚未被</w:t>
      </w:r>
      <w:r>
        <w:rPr>
          <w:rFonts w:hint="eastAsia" w:ascii="宋体" w:hAnsi="宋体" w:eastAsia="宋体" w:cs="宋体"/>
          <w:sz w:val="24"/>
          <w:lang w:eastAsia="zh-CN"/>
        </w:rPr>
        <w:t>「</w:t>
      </w:r>
      <w:r>
        <w:rPr>
          <w:rFonts w:hint="eastAsia" w:ascii="宋体" w:hAnsi="宋体" w:eastAsia="宋体" w:cs="宋体"/>
          <w:sz w:val="24"/>
        </w:rPr>
        <w:t>实现</w:t>
      </w:r>
      <w:r>
        <w:rPr>
          <w:rFonts w:hint="eastAsia" w:ascii="宋体" w:hAnsi="宋体" w:eastAsia="宋体" w:cs="宋体"/>
          <w:sz w:val="24"/>
          <w:lang w:eastAsia="zh-CN"/>
        </w:rPr>
        <w:t>」</w:t>
      </w:r>
      <w:r>
        <w:rPr>
          <w:rFonts w:hint="eastAsia" w:ascii="宋体" w:hAnsi="宋体" w:eastAsia="宋体" w:cs="宋体"/>
          <w:sz w:val="24"/>
        </w:rPr>
        <w:t>；但它也非纯粹的虚无，因为它蕴含着</w:t>
      </w:r>
      <w:r>
        <w:rPr>
          <w:rFonts w:hint="eastAsia" w:ascii="宋体" w:hAnsi="宋体" w:eastAsia="宋体" w:cs="宋体"/>
          <w:sz w:val="24"/>
          <w:lang w:eastAsia="zh-CN"/>
        </w:rPr>
        <w:t>「</w:t>
      </w:r>
      <w:r>
        <w:rPr>
          <w:rFonts w:hint="eastAsia" w:ascii="宋体" w:hAnsi="宋体" w:eastAsia="宋体" w:cs="宋体"/>
          <w:sz w:val="24"/>
        </w:rPr>
        <w:t>成为一切</w:t>
      </w:r>
      <w:r>
        <w:rPr>
          <w:rFonts w:hint="eastAsia" w:ascii="宋体" w:hAnsi="宋体" w:eastAsia="宋体" w:cs="宋体"/>
          <w:sz w:val="24"/>
          <w:lang w:eastAsia="zh-CN"/>
        </w:rPr>
        <w:t>」</w:t>
      </w:r>
      <w:r>
        <w:rPr>
          <w:rFonts w:hint="eastAsia" w:ascii="宋体" w:hAnsi="宋体" w:eastAsia="宋体" w:cs="宋体"/>
          <w:sz w:val="24"/>
        </w:rPr>
        <w:t>的潜能。它处于一种</w:t>
      </w:r>
      <w:r>
        <w:rPr>
          <w:rFonts w:hint="eastAsia" w:ascii="宋体" w:hAnsi="宋体" w:eastAsia="宋体" w:cs="宋体"/>
          <w:sz w:val="24"/>
          <w:lang w:val="en-US" w:eastAsia="zh-CN"/>
        </w:rPr>
        <w:t>始终持续</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生成过程</w:t>
      </w:r>
      <w:r>
        <w:rPr>
          <w:rFonts w:hint="eastAsia" w:ascii="宋体" w:hAnsi="宋体" w:eastAsia="宋体" w:cs="宋体"/>
          <w:sz w:val="24"/>
          <w:lang w:eastAsia="zh-CN"/>
        </w:rPr>
        <w:t>」</w:t>
      </w:r>
      <w:r>
        <w:rPr>
          <w:rFonts w:hint="eastAsia" w:ascii="宋体" w:hAnsi="宋体" w:eastAsia="宋体" w:cs="宋体"/>
          <w:sz w:val="24"/>
        </w:rPr>
        <w:t>（Becoming）之中。</w:t>
      </w:r>
    </w:p>
    <w:p w14:paraId="0677C9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EA48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我们可以用一些比喻来帮助理解。它好比是一块未经雕琢的璞玉，内部蕴含着成为佛像、杯盏、山水或任何形态的无限可能。它又好比是量子力学中一个系统在被测量前的</w:t>
      </w:r>
      <w:r>
        <w:rPr>
          <w:rFonts w:hint="eastAsia" w:ascii="宋体" w:hAnsi="宋体" w:eastAsia="宋体" w:cs="宋体"/>
          <w:sz w:val="24"/>
          <w:lang w:eastAsia="zh-CN"/>
        </w:rPr>
        <w:t>「</w:t>
      </w:r>
      <w:r>
        <w:rPr>
          <w:rFonts w:hint="eastAsia" w:ascii="宋体" w:hAnsi="宋体" w:eastAsia="宋体" w:cs="宋体"/>
          <w:sz w:val="24"/>
        </w:rPr>
        <w:t>叠加态</w:t>
      </w:r>
      <w:r>
        <w:rPr>
          <w:rFonts w:hint="eastAsia" w:ascii="宋体" w:hAnsi="宋体" w:eastAsia="宋体" w:cs="宋体"/>
          <w:sz w:val="24"/>
          <w:lang w:eastAsia="zh-CN"/>
        </w:rPr>
        <w:t>」</w:t>
      </w:r>
      <w:r>
        <w:rPr>
          <w:rFonts w:hint="eastAsia" w:ascii="宋体" w:hAnsi="宋体" w:eastAsia="宋体" w:cs="宋体"/>
          <w:sz w:val="24"/>
        </w:rPr>
        <w:t>，同时处于所有可能的状态之中。它还可以被理解为一片尚未被任何故事所驯化的、原始的意义之海。</w:t>
      </w:r>
    </w:p>
    <w:p w14:paraId="3C9006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29C3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这个概念的关键在于它的动态性和生成性。它彻底颠覆了那种认为世界是由一堆静态的、不变的</w:t>
      </w:r>
      <w:r>
        <w:rPr>
          <w:rFonts w:hint="eastAsia" w:ascii="宋体" w:hAnsi="宋体" w:eastAsia="宋体" w:cs="宋体"/>
          <w:sz w:val="24"/>
          <w:lang w:eastAsia="zh-CN"/>
        </w:rPr>
        <w:t>「</w:t>
      </w:r>
      <w:r>
        <w:rPr>
          <w:rFonts w:hint="eastAsia" w:ascii="宋体" w:hAnsi="宋体" w:eastAsia="宋体" w:cs="宋体"/>
          <w:sz w:val="24"/>
        </w:rPr>
        <w:t>积木</w:t>
      </w:r>
      <w:r>
        <w:rPr>
          <w:rFonts w:hint="eastAsia" w:ascii="宋体" w:hAnsi="宋体" w:eastAsia="宋体" w:cs="宋体"/>
          <w:sz w:val="24"/>
          <w:lang w:eastAsia="zh-CN"/>
        </w:rPr>
        <w:t>」</w:t>
      </w:r>
      <w:r>
        <w:rPr>
          <w:rFonts w:hint="eastAsia" w:ascii="宋体" w:hAnsi="宋体" w:eastAsia="宋体" w:cs="宋体"/>
          <w:sz w:val="24"/>
        </w:rPr>
        <w:t>（如原子、实体）构成的传统实在观。在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的视野里，没有什么是</w:t>
      </w:r>
      <w:r>
        <w:rPr>
          <w:rFonts w:hint="eastAsia" w:ascii="宋体" w:hAnsi="宋体" w:eastAsia="宋体" w:cs="宋体"/>
          <w:sz w:val="24"/>
          <w:lang w:eastAsia="zh-CN"/>
        </w:rPr>
        <w:t>「</w:t>
      </w:r>
      <w:r>
        <w:rPr>
          <w:rFonts w:hint="eastAsia" w:ascii="宋体" w:hAnsi="宋体" w:eastAsia="宋体" w:cs="宋体"/>
          <w:sz w:val="24"/>
        </w:rPr>
        <w:t>完成</w:t>
      </w:r>
      <w:r>
        <w:rPr>
          <w:rFonts w:hint="eastAsia" w:ascii="宋体" w:hAnsi="宋体" w:eastAsia="宋体" w:cs="宋体"/>
          <w:sz w:val="24"/>
          <w:lang w:eastAsia="zh-CN"/>
        </w:rPr>
        <w:t>」</w:t>
      </w:r>
      <w:r>
        <w:rPr>
          <w:rFonts w:hint="eastAsia" w:ascii="宋体" w:hAnsi="宋体" w:eastAsia="宋体" w:cs="宋体"/>
          <w:sz w:val="24"/>
        </w:rPr>
        <w:t>的，一切都处于持续的涌现和创造之中。我们所经验到的一切稳定、确定的</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，都只是从这片无限可能性的海洋中，因某种特定的作用而暂时</w:t>
      </w:r>
      <w:r>
        <w:rPr>
          <w:rFonts w:hint="eastAsia" w:ascii="宋体" w:hAnsi="宋体" w:eastAsia="宋体" w:cs="宋体"/>
          <w:sz w:val="24"/>
          <w:lang w:eastAsia="zh-CN"/>
        </w:rPr>
        <w:t>「</w:t>
      </w:r>
      <w:r>
        <w:rPr>
          <w:rFonts w:hint="eastAsia" w:ascii="宋体" w:hAnsi="宋体" w:eastAsia="宋体" w:cs="宋体"/>
          <w:sz w:val="24"/>
        </w:rPr>
        <w:t>凝固</w:t>
      </w:r>
      <w:r>
        <w:rPr>
          <w:rFonts w:hint="eastAsia" w:ascii="宋体" w:hAnsi="宋体" w:eastAsia="宋体" w:cs="宋体"/>
          <w:sz w:val="24"/>
          <w:lang w:eastAsia="zh-CN"/>
        </w:rPr>
        <w:t>」</w:t>
      </w:r>
      <w:r>
        <w:rPr>
          <w:rFonts w:hint="eastAsia" w:ascii="宋体" w:hAnsi="宋体" w:eastAsia="宋体" w:cs="宋体"/>
          <w:sz w:val="24"/>
        </w:rPr>
        <w:t>成的浪花而已。</w:t>
      </w:r>
    </w:p>
    <w:p w14:paraId="07F5546E">
      <w:pPr>
        <w:pStyle w:val="5"/>
        <w:bidi w:val="0"/>
        <w:rPr>
          <w:rFonts w:hint="eastAsia" w:ascii="宋体" w:hAnsi="宋体" w:eastAsia="宋体" w:cs="宋体"/>
        </w:rPr>
      </w:pPr>
      <w:r>
        <w:rPr>
          <w:rFonts w:hint="eastAsia" w:ascii="宋体" w:hAnsi="宋体" w:eastAsia="宋体" w:cs="宋体"/>
        </w:rPr>
        <w:t>观察 (Observation)与收敛 (Convergence)</w:t>
      </w:r>
    </w:p>
    <w:p w14:paraId="6F059C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如果世界是源于一片可能性的海洋，那么是什么力量让浪花得以成形？是什么机制从无限的潜能中筛选出有限的现实？《进阶rc》给出的答案是：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w:t>
      </w:r>
    </w:p>
    <w:p w14:paraId="6C3AF5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C722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在这里，</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的含义被极大地扩展了，它远不止是人类用眼睛看或用仪器测量。</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是一切形式的意识与可能性基底发生的、任何形式的互动。它是一种主动的、创造性的参与行为，是实在得以</w:t>
      </w:r>
      <w:r>
        <w:rPr>
          <w:rFonts w:hint="eastAsia" w:ascii="宋体" w:hAnsi="宋体" w:eastAsia="宋体" w:cs="宋体"/>
          <w:sz w:val="24"/>
          <w:lang w:eastAsia="zh-CN"/>
        </w:rPr>
        <w:t>「</w:t>
      </w:r>
      <w:r>
        <w:rPr>
          <w:rFonts w:hint="eastAsia" w:ascii="宋体" w:hAnsi="宋体" w:eastAsia="宋体" w:cs="宋体"/>
          <w:sz w:val="24"/>
        </w:rPr>
        <w:t>显化</w:t>
      </w:r>
      <w:r>
        <w:rPr>
          <w:rFonts w:hint="eastAsia" w:ascii="宋体" w:hAnsi="宋体" w:eastAsia="宋体" w:cs="宋体"/>
          <w:sz w:val="24"/>
          <w:lang w:eastAsia="zh-CN"/>
        </w:rPr>
        <w:t>」</w:t>
      </w:r>
      <w:r>
        <w:rPr>
          <w:rFonts w:hint="eastAsia" w:ascii="宋体" w:hAnsi="宋体" w:eastAsia="宋体" w:cs="宋体"/>
          <w:sz w:val="24"/>
        </w:rPr>
        <w:t>的根本动力。</w:t>
      </w:r>
    </w:p>
    <w:p w14:paraId="1F8958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B359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这个定义蕴含着一种温和的</w:t>
      </w:r>
      <w:r>
        <w:rPr>
          <w:rFonts w:hint="eastAsia" w:ascii="宋体" w:hAnsi="宋体" w:eastAsia="宋体" w:cs="宋体"/>
          <w:sz w:val="24"/>
          <w:lang w:eastAsia="zh-CN"/>
        </w:rPr>
        <w:t>「</w:t>
      </w:r>
      <w:r>
        <w:rPr>
          <w:rFonts w:hint="eastAsia" w:ascii="宋体" w:hAnsi="宋体" w:eastAsia="宋体" w:cs="宋体"/>
          <w:sz w:val="24"/>
        </w:rPr>
        <w:t>泛体验论</w:t>
      </w:r>
      <w:r>
        <w:rPr>
          <w:rFonts w:hint="eastAsia" w:ascii="宋体" w:hAnsi="宋体" w:eastAsia="宋体" w:cs="宋体"/>
          <w:sz w:val="24"/>
          <w:lang w:eastAsia="zh-CN"/>
        </w:rPr>
        <w:t>」</w:t>
      </w:r>
      <w:r>
        <w:rPr>
          <w:rFonts w:hint="eastAsia" w:ascii="宋体" w:hAnsi="宋体" w:eastAsia="宋体" w:cs="宋体"/>
          <w:sz w:val="24"/>
        </w:rPr>
        <w:t>：意识或某种原始的体验形式，并非人类所独有，而是弥散在宇宙的不同层级之中。一个基本粒子通过与其他粒子发生相互作用（力的传递），就是在以最基本的方式</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被观察</w:t>
      </w:r>
      <w:r>
        <w:rPr>
          <w:rFonts w:hint="eastAsia" w:ascii="宋体" w:hAnsi="宋体" w:eastAsia="宋体" w:cs="宋体"/>
          <w:sz w:val="24"/>
          <w:lang w:eastAsia="zh-CN"/>
        </w:rPr>
        <w:t>」</w:t>
      </w:r>
      <w:r>
        <w:rPr>
          <w:rFonts w:hint="eastAsia" w:ascii="宋体" w:hAnsi="宋体" w:eastAsia="宋体" w:cs="宋体"/>
          <w:sz w:val="24"/>
        </w:rPr>
        <w:t>。一个细胞通过其细胞膜上的受体感知化学信号，也是在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其微观环境。一个生命体通过其神经系统整合感官信息，形成对世界的表征，则是一种更高级的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。人类的反思意识，则是目前我们所知的最复杂的观察形式。</w:t>
      </w:r>
    </w:p>
    <w:p w14:paraId="5C0B48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4683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，则是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行为所产生的直接后果。它指的是，通过观察的介入，可能性基底中那弥散的、不确定的潜能，像透镜汇聚光线一样，被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成一个具体的、确定的状态。这个过程，类似于量子力学中的</w:t>
      </w:r>
      <w:r>
        <w:rPr>
          <w:rFonts w:hint="eastAsia" w:ascii="宋体" w:hAnsi="宋体" w:eastAsia="宋体" w:cs="宋体"/>
          <w:sz w:val="24"/>
          <w:lang w:eastAsia="zh-CN"/>
        </w:rPr>
        <w:t>「</w:t>
      </w:r>
      <w:r>
        <w:rPr>
          <w:rFonts w:hint="eastAsia" w:ascii="宋体" w:hAnsi="宋体" w:eastAsia="宋体" w:cs="宋体"/>
          <w:sz w:val="24"/>
        </w:rPr>
        <w:t>波函数坍缩</w:t>
      </w:r>
      <w:r>
        <w:rPr>
          <w:rFonts w:hint="eastAsia" w:ascii="宋体" w:hAnsi="宋体" w:eastAsia="宋体" w:cs="宋体"/>
          <w:sz w:val="24"/>
          <w:lang w:eastAsia="zh-CN"/>
        </w:rPr>
        <w:t>」</w:t>
      </w:r>
      <w:r>
        <w:rPr>
          <w:rFonts w:hint="eastAsia" w:ascii="宋体" w:hAnsi="宋体" w:eastAsia="宋体" w:cs="宋体"/>
          <w:sz w:val="24"/>
        </w:rPr>
        <w:t>。当一个观察者（无论其层级如何）介入时，无数种可能性便</w:t>
      </w:r>
      <w:r>
        <w:rPr>
          <w:rFonts w:hint="eastAsia" w:ascii="宋体" w:hAnsi="宋体" w:eastAsia="宋体" w:cs="宋体"/>
          <w:sz w:val="24"/>
          <w:lang w:eastAsia="zh-CN"/>
        </w:rPr>
        <w:t>「</w:t>
      </w:r>
      <w:r>
        <w:rPr>
          <w:rFonts w:hint="eastAsia" w:ascii="宋体" w:hAnsi="宋体" w:eastAsia="宋体" w:cs="宋体"/>
          <w:sz w:val="24"/>
        </w:rPr>
        <w:t>坍缩</w:t>
      </w:r>
      <w:r>
        <w:rPr>
          <w:rFonts w:hint="eastAsia" w:ascii="宋体" w:hAnsi="宋体" w:eastAsia="宋体" w:cs="宋体"/>
          <w:sz w:val="24"/>
          <w:lang w:eastAsia="zh-CN"/>
        </w:rPr>
        <w:t>」</w:t>
      </w:r>
      <w:r>
        <w:rPr>
          <w:rFonts w:hint="eastAsia" w:ascii="宋体" w:hAnsi="宋体" w:eastAsia="宋体" w:cs="宋体"/>
          <w:sz w:val="24"/>
        </w:rPr>
        <w:t>为一种被实现了的现实。</w:t>
      </w:r>
    </w:p>
    <w:p w14:paraId="042AEA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3BAD0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因此，一块石头的坚硬、一颗行星的轨道、一个物种的形态、一个思想的形成，究其根本，都是不同层级、无数个</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行为对</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进行持续不断的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所累积成的结果。宏观世界的稳定性，正来自于这种跨层级、跨主体（从粒子到星系）的观察所形成的、极其稳固的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w:t>
      </w:r>
    </w:p>
    <w:p w14:paraId="7322EC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9C00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模型，彻底打破了主客二分的传统哲学框架。主体（观察者）和客体（被观察的世界）不再是两个预先存在的、相互分离的实体。它们是在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这一统一行动中同时生成的两极。世界并非一个等待我们去被动</w:t>
      </w:r>
      <w:r>
        <w:rPr>
          <w:rFonts w:hint="eastAsia" w:ascii="宋体" w:hAnsi="宋体" w:eastAsia="宋体" w:cs="宋体"/>
          <w:sz w:val="24"/>
          <w:lang w:eastAsia="zh-CN"/>
        </w:rPr>
        <w:t>「</w:t>
      </w:r>
      <w:r>
        <w:rPr>
          <w:rFonts w:hint="eastAsia" w:ascii="宋体" w:hAnsi="宋体" w:eastAsia="宋体" w:cs="宋体"/>
          <w:sz w:val="24"/>
        </w:rPr>
        <w:t>发现</w:t>
      </w:r>
      <w:r>
        <w:rPr>
          <w:rFonts w:hint="eastAsia" w:ascii="宋体" w:hAnsi="宋体" w:eastAsia="宋体" w:cs="宋体"/>
          <w:sz w:val="24"/>
          <w:lang w:eastAsia="zh-CN"/>
        </w:rPr>
        <w:t>」</w:t>
      </w:r>
      <w:r>
        <w:rPr>
          <w:rFonts w:hint="eastAsia" w:ascii="宋体" w:hAnsi="宋体" w:eastAsia="宋体" w:cs="宋体"/>
          <w:sz w:val="24"/>
        </w:rPr>
        <w:t>的客观舞台，我们也不是超然于世界之外的旁观者。我们是实在的共同建构者，我们的每一次观察、每一个念头，都在参与着宇宙的持续创造。</w:t>
      </w:r>
    </w:p>
    <w:p w14:paraId="169767DA">
      <w:pPr>
        <w:pStyle w:val="5"/>
        <w:bidi w:val="0"/>
        <w:rPr>
          <w:rFonts w:hint="eastAsia" w:ascii="宋体" w:hAnsi="宋体" w:eastAsia="宋体" w:cs="宋体"/>
        </w:rPr>
      </w:pPr>
      <w:r>
        <w:rPr>
          <w:rFonts w:hint="eastAsia" w:ascii="宋体" w:hAnsi="宋体" w:eastAsia="宋体" w:cs="宋体"/>
        </w:rPr>
        <w:t>可用余量 (Available Surplus)</w:t>
      </w:r>
    </w:p>
    <w:p w14:paraId="3360DC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既然我们所经验的</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现实，是经由</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从无限的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而来的，那么一个逻辑推论便是：任何一个已知的、已固化的现实结构，相对于那无限的可能性海洋而言，都只是一个有限的子集。在任何一个</w:t>
      </w:r>
      <w:r>
        <w:rPr>
          <w:rFonts w:hint="eastAsia" w:ascii="宋体" w:hAnsi="宋体" w:eastAsia="宋体" w:cs="宋体"/>
          <w:sz w:val="24"/>
          <w:lang w:eastAsia="zh-CN"/>
        </w:rPr>
        <w:t>「</w:t>
      </w:r>
      <w:r>
        <w:rPr>
          <w:rFonts w:hint="eastAsia" w:ascii="宋体" w:hAnsi="宋体" w:eastAsia="宋体" w:cs="宋体"/>
          <w:sz w:val="24"/>
        </w:rPr>
        <w:t>当下</w:t>
      </w:r>
      <w:r>
        <w:rPr>
          <w:rFonts w:hint="eastAsia" w:ascii="宋体" w:hAnsi="宋体" w:eastAsia="宋体" w:cs="宋体"/>
          <w:sz w:val="24"/>
          <w:lang w:eastAsia="zh-CN"/>
        </w:rPr>
        <w:t>」</w:t>
      </w:r>
      <w:r>
        <w:rPr>
          <w:rFonts w:hint="eastAsia" w:ascii="宋体" w:hAnsi="宋体" w:eastAsia="宋体" w:cs="宋体"/>
          <w:sz w:val="24"/>
        </w:rPr>
        <w:t>的确定性之外，永远存在着尚未被收敛、尚未被锁定的可能性。这部分未被固化的潜能，就是</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w:t>
      </w:r>
    </w:p>
    <w:p w14:paraId="690E93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2933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是自由意志的本体论根基。它是在因果链条的缝隙中，在规则框架的边缘地带，为新的选择和行动保留的本体论空间。它是一个系统（无论是个人、组织还是社会）的生命力、适应性和创造力的直接体现。</w:t>
      </w:r>
    </w:p>
    <w:p w14:paraId="1E1ED2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DC09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我们可以从不同尺度来理解</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w:t>
      </w:r>
    </w:p>
    <w:p w14:paraId="256E10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A74A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在个体层面，它表现为心理弹性、学习能力和想象力。一个拥有足够可用余量的人，不会被过去的经验或他人的定义所完全束缚，他能改变自己的观念，学习新的技能，想象并去尝试一种不同的生活方式。</w:t>
      </w:r>
    </w:p>
    <w:p w14:paraId="736675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57DF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在组织层面，它体现为对失败的容忍度、鼓励创新的文化和非核心业务的探索性投入（如研发预算、员工的</w:t>
      </w:r>
      <w:r>
        <w:rPr>
          <w:rFonts w:hint="eastAsia" w:ascii="宋体" w:hAnsi="宋体" w:eastAsia="宋体" w:cs="宋体"/>
          <w:sz w:val="24"/>
          <w:lang w:eastAsia="zh-CN"/>
        </w:rPr>
        <w:t>「</w:t>
      </w:r>
      <w:r>
        <w:rPr>
          <w:rFonts w:hint="eastAsia" w:ascii="宋体" w:hAnsi="宋体" w:eastAsia="宋体" w:cs="宋体"/>
          <w:sz w:val="24"/>
        </w:rPr>
        <w:t>20%自由时间</w:t>
      </w:r>
      <w:r>
        <w:rPr>
          <w:rFonts w:hint="eastAsia" w:ascii="宋体" w:hAnsi="宋体" w:eastAsia="宋体" w:cs="宋体"/>
          <w:sz w:val="24"/>
          <w:lang w:eastAsia="zh-CN"/>
        </w:rPr>
        <w:t>」</w:t>
      </w:r>
      <w:r>
        <w:rPr>
          <w:rFonts w:hint="eastAsia" w:ascii="宋体" w:hAnsi="宋体" w:eastAsia="宋体" w:cs="宋体"/>
          <w:sz w:val="24"/>
        </w:rPr>
        <w:t>）。一个只追求极致效率、将所有资源都投入到既定流程优化中的组织，其</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为零，它会在环境剧变时因缺乏适应性而崩溃。</w:t>
      </w:r>
    </w:p>
    <w:p w14:paraId="6C610F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0CC2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在社会层面，它体现为言论自由、文化多样性、社会流动性和对亚文化的包容。一个高度同质化、压制异见的社会，其</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极低，它丧失了通过内部的</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来进行自我修正和演进的能力。</w:t>
      </w:r>
    </w:p>
    <w:p w14:paraId="55B400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4DC6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我们时代的核心困境之一，正是在于对</w:t>
      </w:r>
      <w:r>
        <w:rPr>
          <w:rFonts w:hint="eastAsia" w:ascii="宋体" w:hAnsi="宋体" w:eastAsia="宋体" w:cs="宋体"/>
          <w:sz w:val="24"/>
          <w:lang w:eastAsia="zh-CN"/>
        </w:rPr>
        <w:t>「</w:t>
      </w:r>
      <w:r>
        <w:rPr>
          <w:rFonts w:hint="eastAsia" w:ascii="宋体" w:hAnsi="宋体" w:eastAsia="宋体" w:cs="宋体"/>
          <w:sz w:val="24"/>
        </w:rPr>
        <w:t>效率</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的病态追求，导致了</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在各个层面被系统性地挤压和剥夺。算法通过精准预测和塑造，削减了我们偏离轨道的可能性；僵化的管理体系通过量化考核，剥夺了我们自主探索的空间；极化的舆论环境通过身份政治，压缩了我们进行温和、理性思考的余地。守护和拓展</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，因此成为我们这个时代一项至关重要的实践任务。</w:t>
      </w:r>
    </w:p>
    <w:p w14:paraId="249DBB0C">
      <w:pPr>
        <w:pStyle w:val="5"/>
        <w:bidi w:val="0"/>
        <w:rPr>
          <w:rFonts w:hint="eastAsia" w:ascii="宋体" w:hAnsi="宋体" w:eastAsia="宋体" w:cs="宋体"/>
        </w:rPr>
      </w:pPr>
      <w:r>
        <w:rPr>
          <w:rFonts w:hint="eastAsia" w:ascii="宋体" w:hAnsi="宋体" w:eastAsia="宋体" w:cs="宋体"/>
        </w:rPr>
        <w:t>评估异化 (Evaluative Alienation)</w:t>
      </w:r>
    </w:p>
    <w:p w14:paraId="685C30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这是理解我们时代病症、并将上述本体论概念与社会现实连接起来的核心钥匙。</w:t>
      </w:r>
      <w:r>
        <w:rPr>
          <w:rFonts w:hint="eastAsia" w:ascii="宋体" w:hAnsi="宋体" w:eastAsia="宋体" w:cs="宋体"/>
          <w:sz w:val="24"/>
          <w:lang w:eastAsia="zh-CN"/>
        </w:rPr>
        <w:t>「</w:t>
      </w:r>
      <w:r>
        <w:rPr>
          <w:rFonts w:hint="eastAsia" w:ascii="宋体" w:hAnsi="宋体" w:eastAsia="宋体" w:cs="宋体"/>
          <w:sz w:val="24"/>
        </w:rPr>
        <w:t>评估</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过程中最关键的认知环节。它是一个主体动用其全部的感知、理性和价值观，去判断不同可能性的优劣、真伪、轻重，并据此做出选择，从而将某种可能性</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为现实的行动。自主的评估权，是主体性的核心标志。</w:t>
      </w:r>
    </w:p>
    <w:p w14:paraId="42EE01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9CDF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然而，当这种内在的、主体的评估能力，被系统性地剥离，让渡给一个外在于主体的权威、标准或自动化系统时，</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就发生了。这并非一个新现象，但它在数字时代达到了前所未有的深度和广度。</w:t>
      </w:r>
    </w:p>
    <w:p w14:paraId="7AC9F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D1B0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我们可以将</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的进程追溯至马克思的</w:t>
      </w:r>
      <w:r>
        <w:rPr>
          <w:rFonts w:hint="eastAsia" w:ascii="宋体" w:hAnsi="宋体" w:eastAsia="宋体" w:cs="宋体"/>
          <w:sz w:val="24"/>
          <w:lang w:eastAsia="zh-CN"/>
        </w:rPr>
        <w:t>「</w:t>
      </w:r>
      <w:r>
        <w:rPr>
          <w:rFonts w:hint="eastAsia" w:ascii="宋体" w:hAnsi="宋体" w:eastAsia="宋体" w:cs="宋体"/>
          <w:sz w:val="24"/>
        </w:rPr>
        <w:t>劳动异化</w:t>
      </w:r>
      <w:r>
        <w:rPr>
          <w:rFonts w:hint="eastAsia" w:ascii="宋体" w:hAnsi="宋体" w:eastAsia="宋体" w:cs="宋体"/>
          <w:sz w:val="24"/>
          <w:lang w:eastAsia="zh-CN"/>
        </w:rPr>
        <w:t>」</w:t>
      </w:r>
      <w:r>
        <w:rPr>
          <w:rFonts w:hint="eastAsia" w:ascii="宋体" w:hAnsi="宋体" w:eastAsia="宋体" w:cs="宋体"/>
          <w:sz w:val="24"/>
        </w:rPr>
        <w:t>。在工业时代，工人与自己的劳动产品、劳动过程乃至自身的人类本质相分离。而在我们这个后工业、信息化的时代，异化的核心领域从体力劳动转向了心智活动。我们被异化的，不再仅仅是我们双手的产品，更是我们大脑的核心功能——判断与评估。</w:t>
      </w:r>
    </w:p>
    <w:p w14:paraId="1898D5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F10A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这种异化通常分几个阶段演进：</w:t>
      </w:r>
    </w:p>
    <w:p w14:paraId="2DA19FF5">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便利性委托：起初，我们为了方便，主动将部分评估工作委托给外部系统。例如，我们使用餐厅评分应用来代替亲自品尝和判断，使用导航软件来代替自己识路和决策。</w:t>
      </w:r>
    </w:p>
    <w:p w14:paraId="50555EFA">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能力性依赖：长期委托导致我们自身评估能力的</w:t>
      </w:r>
      <w:r>
        <w:rPr>
          <w:rFonts w:hint="eastAsia" w:ascii="宋体" w:hAnsi="宋体" w:eastAsia="宋体" w:cs="宋体"/>
          <w:sz w:val="24"/>
          <w:lang w:eastAsia="zh-CN"/>
        </w:rPr>
        <w:t>「</w:t>
      </w:r>
      <w:r>
        <w:rPr>
          <w:rFonts w:hint="eastAsia" w:ascii="宋体" w:hAnsi="宋体" w:eastAsia="宋体" w:cs="宋体"/>
          <w:sz w:val="24"/>
        </w:rPr>
        <w:t>肌肉</w:t>
      </w:r>
      <w:r>
        <w:rPr>
          <w:rFonts w:hint="eastAsia" w:ascii="宋体" w:hAnsi="宋体" w:eastAsia="宋体" w:cs="宋体"/>
          <w:sz w:val="24"/>
          <w:lang w:eastAsia="zh-CN"/>
        </w:rPr>
        <w:t>」</w:t>
      </w:r>
      <w:r>
        <w:rPr>
          <w:rFonts w:hint="eastAsia" w:ascii="宋体" w:hAnsi="宋体" w:eastAsia="宋体" w:cs="宋体"/>
          <w:sz w:val="24"/>
        </w:rPr>
        <w:t>萎缩。我们变得越来越不相信、也越来越没有能力进行自主判断，对外部系统的依赖日益加深。</w:t>
      </w:r>
    </w:p>
    <w:p w14:paraId="5854CE06">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威性垄断：外部系统凭借其强大的数据和网络效应，逐渐成为该领域唯一的、不容置疑的评估权威。个人零散的、主观的评估在其面前显得微不足道。信用评分、学术期刊影响因子、社交媒体的点赞数、乃至未来的社会信用体系，都是评估权被垄断的体现。</w:t>
      </w:r>
    </w:p>
    <w:p w14:paraId="7685FA04">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价值内化：这是异化的最后、也是最危险的阶段。我们不再将外部系统的评估标准视为一种外在的、工具性的参考，而是将其内化为我们自身的核心价值坐标。我们开始用</w:t>
      </w:r>
      <w:r>
        <w:rPr>
          <w:rFonts w:hint="eastAsia" w:ascii="宋体" w:hAnsi="宋体" w:eastAsia="宋体" w:cs="宋体"/>
          <w:sz w:val="24"/>
          <w:lang w:eastAsia="zh-CN"/>
        </w:rPr>
        <w:t>「</w:t>
      </w:r>
      <w:r>
        <w:rPr>
          <w:rFonts w:hint="eastAsia" w:ascii="宋体" w:hAnsi="宋体" w:eastAsia="宋体" w:cs="宋体"/>
          <w:sz w:val="24"/>
        </w:rPr>
        <w:t>点赞数</w:t>
      </w:r>
      <w:r>
        <w:rPr>
          <w:rFonts w:hint="eastAsia" w:ascii="宋体" w:hAnsi="宋体" w:eastAsia="宋体" w:cs="宋体"/>
          <w:sz w:val="24"/>
          <w:lang w:eastAsia="zh-CN"/>
        </w:rPr>
        <w:t>」</w:t>
      </w:r>
      <w:r>
        <w:rPr>
          <w:rFonts w:hint="eastAsia" w:ascii="宋体" w:hAnsi="宋体" w:eastAsia="宋体" w:cs="宋体"/>
          <w:sz w:val="24"/>
        </w:rPr>
        <w:t>来评估自我价值，用</w:t>
      </w:r>
      <w:r>
        <w:rPr>
          <w:rFonts w:hint="eastAsia" w:ascii="宋体" w:hAnsi="宋体" w:eastAsia="宋体" w:cs="宋体"/>
          <w:sz w:val="24"/>
          <w:lang w:eastAsia="zh-CN"/>
        </w:rPr>
        <w:t>「</w:t>
      </w:r>
      <w:r>
        <w:rPr>
          <w:rFonts w:hint="eastAsia" w:ascii="宋体" w:hAnsi="宋体" w:eastAsia="宋体" w:cs="宋体"/>
          <w:sz w:val="24"/>
        </w:rPr>
        <w:t>消费能力</w:t>
      </w:r>
      <w:r>
        <w:rPr>
          <w:rFonts w:hint="eastAsia" w:ascii="宋体" w:hAnsi="宋体" w:eastAsia="宋体" w:cs="宋体"/>
          <w:sz w:val="24"/>
          <w:lang w:eastAsia="zh-CN"/>
        </w:rPr>
        <w:t>」</w:t>
      </w:r>
      <w:r>
        <w:rPr>
          <w:rFonts w:hint="eastAsia" w:ascii="宋体" w:hAnsi="宋体" w:eastAsia="宋体" w:cs="宋体"/>
          <w:sz w:val="24"/>
        </w:rPr>
        <w:t>来衡量生活品质，用</w:t>
      </w:r>
      <w:r>
        <w:rPr>
          <w:rFonts w:hint="eastAsia" w:ascii="宋体" w:hAnsi="宋体" w:eastAsia="宋体" w:cs="宋体"/>
          <w:sz w:val="24"/>
          <w:lang w:eastAsia="zh-CN"/>
        </w:rPr>
        <w:t>「</w:t>
      </w:r>
      <w:r>
        <w:rPr>
          <w:rFonts w:hint="eastAsia" w:ascii="宋体" w:hAnsi="宋体" w:eastAsia="宋体" w:cs="宋体"/>
          <w:sz w:val="24"/>
        </w:rPr>
        <w:t>绩效排名</w:t>
      </w:r>
      <w:r>
        <w:rPr>
          <w:rFonts w:hint="eastAsia" w:ascii="宋体" w:hAnsi="宋体" w:eastAsia="宋体" w:cs="宋体"/>
          <w:sz w:val="24"/>
          <w:lang w:eastAsia="zh-CN"/>
        </w:rPr>
        <w:t>」</w:t>
      </w:r>
      <w:r>
        <w:rPr>
          <w:rFonts w:hint="eastAsia" w:ascii="宋体" w:hAnsi="宋体" w:eastAsia="宋体" w:cs="宋体"/>
          <w:sz w:val="24"/>
        </w:rPr>
        <w:t>来定义职业成就。此时，异化完成了一个闭环，外部的枷锁变成了内心的牢笼。</w:t>
      </w:r>
    </w:p>
    <w:p w14:paraId="6342CF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9D8E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的本质，是权力差序在认知层面的无声运作。那些制定标准、设计算法、掌控数据的优势群体（或系统），通过垄断评估权，实际上垄断了</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的定义权和价值的分配权。而处于劣势的广大个体，则只能在其设定的框架内进行被动的</w:t>
      </w:r>
      <w:r>
        <w:rPr>
          <w:rFonts w:hint="eastAsia" w:ascii="宋体" w:hAnsi="宋体" w:eastAsia="宋体" w:cs="宋体"/>
          <w:sz w:val="24"/>
          <w:lang w:eastAsia="zh-CN"/>
        </w:rPr>
        <w:t>「</w:t>
      </w:r>
      <w:r>
        <w:rPr>
          <w:rFonts w:hint="eastAsia" w:ascii="宋体" w:hAnsi="宋体" w:eastAsia="宋体" w:cs="宋体"/>
          <w:sz w:val="24"/>
        </w:rPr>
        <w:t>二次评估</w:t>
      </w:r>
      <w:r>
        <w:rPr>
          <w:rFonts w:hint="eastAsia" w:ascii="宋体" w:hAnsi="宋体" w:eastAsia="宋体" w:cs="宋体"/>
          <w:sz w:val="24"/>
          <w:lang w:eastAsia="zh-CN"/>
        </w:rPr>
        <w:t>」</w:t>
      </w:r>
      <w:r>
        <w:rPr>
          <w:rFonts w:hint="eastAsia" w:ascii="宋体" w:hAnsi="宋体" w:eastAsia="宋体" w:cs="宋体"/>
          <w:sz w:val="24"/>
        </w:rPr>
        <w:t>，从而彻底丧失了从源头</w:t>
      </w:r>
      <w:r>
        <w:rPr>
          <w:rFonts w:hint="eastAsia" w:ascii="宋体" w:hAnsi="宋体" w:eastAsia="宋体" w:cs="宋体"/>
          <w:sz w:val="24"/>
          <w:lang w:eastAsia="zh-CN"/>
        </w:rPr>
        <w:t>「</w:t>
      </w:r>
      <w:r>
        <w:rPr>
          <w:rFonts w:hint="eastAsia" w:ascii="宋体" w:hAnsi="宋体" w:eastAsia="宋体" w:cs="宋体"/>
          <w:sz w:val="24"/>
        </w:rPr>
        <w:t>收敛可能性</w:t>
      </w:r>
      <w:r>
        <w:rPr>
          <w:rFonts w:hint="eastAsia" w:ascii="宋体" w:hAnsi="宋体" w:eastAsia="宋体" w:cs="宋体"/>
          <w:sz w:val="24"/>
          <w:lang w:eastAsia="zh-CN"/>
        </w:rPr>
        <w:t>」</w:t>
      </w:r>
      <w:r>
        <w:rPr>
          <w:rFonts w:hint="eastAsia" w:ascii="宋体" w:hAnsi="宋体" w:eastAsia="宋体" w:cs="宋体"/>
          <w:sz w:val="24"/>
        </w:rPr>
        <w:t>、创造新价值的可能性。这从根本上瓦解了共识构建的对称性基础，是导致系统僵化、个体耗竭、社会失去活力的最深层机制。</w:t>
      </w:r>
    </w:p>
    <w:p w14:paraId="180B5433">
      <w:pPr>
        <w:pStyle w:val="4"/>
        <w:bidi w:val="0"/>
        <w:rPr>
          <w:rFonts w:hint="eastAsia" w:ascii="宋体" w:hAnsi="宋体" w:eastAsia="宋体" w:cs="宋体"/>
        </w:rPr>
      </w:pPr>
      <w:bookmarkStart w:id="14" w:name="_Toc1286445520"/>
      <w:bookmarkStart w:id="15" w:name="_Toc346590155"/>
      <w:r>
        <w:rPr>
          <w:rFonts w:hint="eastAsia" w:ascii="宋体" w:hAnsi="宋体" w:eastAsia="宋体" w:cs="宋体"/>
        </w:rPr>
        <w:t>本书结构</w:t>
      </w:r>
      <w:bookmarkEnd w:id="14"/>
      <w:bookmarkEnd w:id="15"/>
    </w:p>
    <w:p w14:paraId="2E96A2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书将以《进阶rc》的浓缩思想为内核与总纲，循着一条从宇宙本体到个体实践的逻辑路径，层层展开，带领读者踏上一场旨在重夺评估权、重构实在观的思想旅程。这趟旅程分为四个相互关联、层层递进的部分。</w:t>
      </w:r>
    </w:p>
    <w:p w14:paraId="1B546F20">
      <w:pPr>
        <w:pStyle w:val="5"/>
        <w:bidi w:val="0"/>
        <w:rPr>
          <w:rFonts w:hint="eastAsia" w:ascii="宋体" w:hAnsi="宋体" w:eastAsia="宋体" w:cs="宋体"/>
        </w:rPr>
      </w:pPr>
      <w:r>
        <w:rPr>
          <w:rFonts w:hint="eastAsia" w:ascii="宋体" w:hAnsi="宋体" w:eastAsia="宋体" w:cs="宋体"/>
        </w:rPr>
        <w:t>第一部分</w:t>
      </w:r>
      <w:r>
        <w:rPr>
          <w:rFonts w:hint="eastAsia" w:ascii="宋体" w:hAnsi="宋体" w:eastAsia="宋体" w:cs="宋体"/>
          <w:lang w:eastAsia="zh-CN"/>
        </w:rPr>
        <w:t>、</w:t>
      </w:r>
      <w:r>
        <w:rPr>
          <w:rFonts w:hint="eastAsia" w:ascii="宋体" w:hAnsi="宋体" w:eastAsia="宋体" w:cs="宋体"/>
        </w:rPr>
        <w:t>存在——世界的本来</w:t>
      </w:r>
    </w:p>
    <w:p w14:paraId="5C9153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这是旅程的起点，也是一切后续讨论的本体论基石。在这一部分，我们将彻底告别那个将世界视为一台由无意识零件构成的、冷冰冰的客观机器的旧观念。我们将深入探讨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的深层性质，阐述一个动态的、充满生机的宇宙如何从不确定的潜能中，通过无处不在的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而持续涌现。这一部分将系统性地重构我们的实在观，打破主客二分、心物对立的传统思维定式，揭示一个万物皆以不同方式参与创造的、互联共生的宇宙图景。我们将在这里理解，那些看似坚不可摧的物理实在——时间、空间、因果律、物质本身——都并非先验的、绝对的框架，而是多层级意识在漫长的时间里协同观察、共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出的、极其稳定的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。这一部分的探索，</w:t>
      </w:r>
      <w:r>
        <w:rPr>
          <w:rFonts w:hint="eastAsia" w:ascii="宋体" w:hAnsi="宋体" w:eastAsia="宋体" w:cs="宋体"/>
          <w:sz w:val="24"/>
          <w:lang w:val="en-US" w:eastAsia="zh-CN"/>
        </w:rPr>
        <w:t>会帮助</w:t>
      </w:r>
      <w:r>
        <w:rPr>
          <w:rFonts w:hint="eastAsia" w:ascii="宋体" w:hAnsi="宋体" w:eastAsia="宋体" w:cs="宋体"/>
          <w:sz w:val="24"/>
        </w:rPr>
        <w:t>我们找回对世界的</w:t>
      </w:r>
      <w:r>
        <w:rPr>
          <w:rFonts w:hint="eastAsia" w:ascii="宋体" w:hAnsi="宋体" w:eastAsia="宋体" w:cs="宋体"/>
          <w:sz w:val="24"/>
          <w:lang w:val="en-US" w:eastAsia="zh-CN"/>
        </w:rPr>
        <w:t>体验感和</w:t>
      </w:r>
      <w:r>
        <w:rPr>
          <w:rFonts w:hint="eastAsia" w:ascii="宋体" w:hAnsi="宋体" w:eastAsia="宋体" w:cs="宋体"/>
          <w:sz w:val="24"/>
        </w:rPr>
        <w:t>参与感。</w:t>
      </w:r>
    </w:p>
    <w:p w14:paraId="268381B1">
      <w:pPr>
        <w:pStyle w:val="5"/>
        <w:bidi w:val="0"/>
        <w:rPr>
          <w:rFonts w:hint="default" w:ascii="宋体" w:hAnsi="宋体" w:eastAsia="宋体" w:cs="宋体"/>
          <w:lang w:val="en-US" w:eastAsia="zh-CN"/>
        </w:rPr>
      </w:pPr>
      <w:r>
        <w:rPr>
          <w:rFonts w:hint="eastAsia" w:ascii="宋体" w:hAnsi="宋体" w:eastAsia="宋体" w:cs="宋体"/>
        </w:rPr>
        <w:t>第二部分</w:t>
      </w:r>
      <w:r>
        <w:rPr>
          <w:rFonts w:hint="eastAsia" w:ascii="宋体" w:hAnsi="宋体" w:eastAsia="宋体" w:cs="宋体"/>
          <w:lang w:eastAsia="zh-CN"/>
        </w:rPr>
        <w:t>、</w:t>
      </w:r>
      <w:r>
        <w:rPr>
          <w:rFonts w:hint="eastAsia" w:ascii="宋体" w:hAnsi="宋体" w:eastAsia="宋体" w:cs="宋体"/>
        </w:rPr>
        <w:t>认知——</w:t>
      </w:r>
      <w:r>
        <w:rPr>
          <w:rFonts w:hint="eastAsia" w:ascii="宋体" w:hAnsi="宋体" w:eastAsia="宋体" w:cs="宋体"/>
          <w:lang w:val="en-US" w:eastAsia="zh-CN"/>
        </w:rPr>
        <w:t>建构的工具</w:t>
      </w:r>
    </w:p>
    <w:p w14:paraId="4F84C3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我们是世界的共同建构者，那么我们——作为人类这种独特的观察者——究竟是使用什么样的工具来参与这场建构的？第二部分将聚焦于人类的认知活动，审视我们绘制世界地图的工具箱。我们将深入剖析语言、理论和观念作为</w:t>
      </w:r>
      <w:r>
        <w:rPr>
          <w:rFonts w:hint="eastAsia" w:ascii="宋体" w:hAnsi="宋体" w:eastAsia="宋体" w:cs="宋体"/>
          <w:sz w:val="24"/>
          <w:lang w:eastAsia="zh-CN"/>
        </w:rPr>
        <w:t>「</w:t>
      </w:r>
      <w:r>
        <w:rPr>
          <w:rFonts w:hint="eastAsia" w:ascii="宋体" w:hAnsi="宋体" w:eastAsia="宋体" w:cs="宋体"/>
          <w:sz w:val="24"/>
        </w:rPr>
        <w:t>可能性收敛</w:t>
      </w:r>
      <w:r>
        <w:rPr>
          <w:rFonts w:hint="eastAsia" w:ascii="宋体" w:hAnsi="宋体" w:eastAsia="宋体" w:cs="宋体"/>
          <w:sz w:val="24"/>
          <w:lang w:eastAsia="zh-CN"/>
        </w:rPr>
        <w:t>」</w:t>
      </w:r>
      <w:r>
        <w:rPr>
          <w:rFonts w:hint="eastAsia" w:ascii="宋体" w:hAnsi="宋体" w:eastAsia="宋体" w:cs="宋体"/>
          <w:sz w:val="24"/>
        </w:rPr>
        <w:t>工具所具有的深刻双重性——它们既是帮助我们整理经验、形成共识、构建文明的必要脚手架，也可能因为其固有的抽象性和简化性，而成为禁锢我们思想、制造偏见的牢笼。我们将分析人类认知如何呈现为一种</w:t>
      </w:r>
      <w:r>
        <w:rPr>
          <w:rFonts w:hint="eastAsia" w:ascii="宋体" w:hAnsi="宋体" w:eastAsia="宋体" w:cs="宋体"/>
          <w:sz w:val="24"/>
          <w:lang w:eastAsia="zh-CN"/>
        </w:rPr>
        <w:t>「</w:t>
      </w:r>
      <w:r>
        <w:rPr>
          <w:rFonts w:hint="eastAsia" w:ascii="宋体" w:hAnsi="宋体" w:eastAsia="宋体" w:cs="宋体"/>
          <w:sz w:val="24"/>
        </w:rPr>
        <w:t>过程性完备</w:t>
      </w:r>
      <w:r>
        <w:rPr>
          <w:rFonts w:hint="eastAsia" w:ascii="宋体" w:hAnsi="宋体" w:eastAsia="宋体" w:cs="宋体"/>
          <w:sz w:val="24"/>
          <w:lang w:eastAsia="zh-CN"/>
        </w:rPr>
        <w:t>」</w:t>
      </w:r>
      <w:r>
        <w:rPr>
          <w:rFonts w:hint="eastAsia" w:ascii="宋体" w:hAnsi="宋体" w:eastAsia="宋体" w:cs="宋体"/>
          <w:sz w:val="24"/>
        </w:rPr>
        <w:t>的动态迭代过程，它永远处于</w:t>
      </w:r>
      <w:r>
        <w:rPr>
          <w:rFonts w:hint="eastAsia" w:ascii="宋体" w:hAnsi="宋体" w:eastAsia="宋体" w:cs="宋体"/>
          <w:sz w:val="24"/>
          <w:lang w:eastAsia="zh-CN"/>
        </w:rPr>
        <w:t>「</w:t>
      </w:r>
      <w:r>
        <w:rPr>
          <w:rFonts w:hint="eastAsia" w:ascii="宋体" w:hAnsi="宋体" w:eastAsia="宋体" w:cs="宋体"/>
          <w:sz w:val="24"/>
        </w:rPr>
        <w:t>未完待续</w:t>
      </w:r>
      <w:r>
        <w:rPr>
          <w:rFonts w:hint="eastAsia" w:ascii="宋体" w:hAnsi="宋体" w:eastAsia="宋体" w:cs="宋体"/>
          <w:sz w:val="24"/>
          <w:lang w:eastAsia="zh-CN"/>
        </w:rPr>
        <w:t>」</w:t>
      </w:r>
      <w:r>
        <w:rPr>
          <w:rFonts w:hint="eastAsia" w:ascii="宋体" w:hAnsi="宋体" w:eastAsia="宋体" w:cs="宋体"/>
          <w:sz w:val="24"/>
        </w:rPr>
        <w:t>的状态，其价值不在于抵达某个静态的</w:t>
      </w:r>
      <w:r>
        <w:rPr>
          <w:rFonts w:hint="eastAsia" w:ascii="宋体" w:hAnsi="宋体" w:eastAsia="宋体" w:cs="宋体"/>
          <w:sz w:val="24"/>
          <w:lang w:eastAsia="zh-CN"/>
        </w:rPr>
        <w:t>「</w:t>
      </w:r>
      <w:r>
        <w:rPr>
          <w:rFonts w:hint="eastAsia" w:ascii="宋体" w:hAnsi="宋体" w:eastAsia="宋体" w:cs="宋体"/>
          <w:sz w:val="24"/>
        </w:rPr>
        <w:t>终极真理</w:t>
      </w:r>
      <w:r>
        <w:rPr>
          <w:rFonts w:hint="eastAsia" w:ascii="宋体" w:hAnsi="宋体" w:eastAsia="宋体" w:cs="宋体"/>
          <w:sz w:val="24"/>
          <w:lang w:eastAsia="zh-CN"/>
        </w:rPr>
        <w:t>」</w:t>
      </w:r>
      <w:r>
        <w:rPr>
          <w:rFonts w:hint="eastAsia" w:ascii="宋体" w:hAnsi="宋体" w:eastAsia="宋体" w:cs="宋体"/>
          <w:sz w:val="24"/>
        </w:rPr>
        <w:t>，而在于保持持续学习、修正和演进的能力。这一部分</w:t>
      </w:r>
      <w:r>
        <w:rPr>
          <w:rFonts w:hint="eastAsia" w:ascii="宋体" w:hAnsi="宋体" w:eastAsia="宋体" w:cs="宋体"/>
          <w:sz w:val="24"/>
          <w:lang w:val="en-US" w:eastAsia="zh-CN"/>
        </w:rPr>
        <w:t>会</w:t>
      </w:r>
      <w:r>
        <w:rPr>
          <w:rFonts w:hint="eastAsia" w:ascii="宋体" w:hAnsi="宋体" w:eastAsia="宋体" w:cs="宋体"/>
          <w:sz w:val="24"/>
        </w:rPr>
        <w:t>培养一种</w:t>
      </w:r>
      <w:r>
        <w:rPr>
          <w:rFonts w:hint="eastAsia" w:ascii="宋体" w:hAnsi="宋体" w:eastAsia="宋体" w:cs="宋体"/>
          <w:sz w:val="24"/>
          <w:lang w:eastAsia="zh-CN"/>
        </w:rPr>
        <w:t>「</w:t>
      </w:r>
      <w:r>
        <w:rPr>
          <w:rFonts w:hint="eastAsia" w:ascii="宋体" w:hAnsi="宋体" w:eastAsia="宋体" w:cs="宋体"/>
          <w:sz w:val="24"/>
        </w:rPr>
        <w:t>认知上的谦逊</w:t>
      </w:r>
      <w:r>
        <w:rPr>
          <w:rFonts w:hint="eastAsia" w:ascii="宋体" w:hAnsi="宋体" w:eastAsia="宋体" w:cs="宋体"/>
          <w:sz w:val="24"/>
          <w:lang w:eastAsia="zh-CN"/>
        </w:rPr>
        <w:t>」</w:t>
      </w:r>
      <w:r>
        <w:rPr>
          <w:rFonts w:hint="eastAsia" w:ascii="宋体" w:hAnsi="宋体" w:eastAsia="宋体" w:cs="宋体"/>
          <w:sz w:val="24"/>
        </w:rPr>
        <w:t>，让我们对自己和他人的信念体系保持一种批判性的觉知。</w:t>
      </w:r>
    </w:p>
    <w:p w14:paraId="5E34442A">
      <w:pPr>
        <w:pStyle w:val="5"/>
        <w:bidi w:val="0"/>
        <w:rPr>
          <w:rFonts w:hint="eastAsia" w:ascii="宋体" w:hAnsi="宋体" w:eastAsia="宋体" w:cs="宋体"/>
        </w:rPr>
      </w:pPr>
      <w:r>
        <w:rPr>
          <w:rFonts w:hint="eastAsia" w:ascii="宋体" w:hAnsi="宋体" w:eastAsia="宋体" w:cs="宋体"/>
        </w:rPr>
        <w:t>第三部分</w:t>
      </w:r>
      <w:r>
        <w:rPr>
          <w:rFonts w:hint="eastAsia" w:ascii="宋体" w:hAnsi="宋体" w:eastAsia="宋体" w:cs="宋体"/>
          <w:lang w:eastAsia="zh-CN"/>
        </w:rPr>
        <w:t>、</w:t>
      </w:r>
      <w:r>
        <w:rPr>
          <w:rFonts w:hint="eastAsia" w:ascii="宋体" w:hAnsi="宋体" w:eastAsia="宋体" w:cs="宋体"/>
        </w:rPr>
        <w:t>秩序——</w:t>
      </w:r>
      <w:r>
        <w:rPr>
          <w:rFonts w:hint="eastAsia" w:ascii="宋体" w:hAnsi="宋体" w:eastAsia="宋体" w:cs="宋体"/>
          <w:lang w:val="en-US" w:eastAsia="zh-CN"/>
        </w:rPr>
        <w:t>全体</w:t>
      </w:r>
      <w:r>
        <w:rPr>
          <w:rFonts w:hint="eastAsia" w:ascii="宋体" w:hAnsi="宋体" w:eastAsia="宋体" w:cs="宋体"/>
        </w:rPr>
        <w:t>的契约</w:t>
      </w:r>
    </w:p>
    <w:p w14:paraId="3EE2A1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当无数的个体观察者共同航行在可能性的海洋上时，他们如何协调彼此的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行为，从而形成相对稳定的社会秩序？第三部分将把我们的分析视野从个体认知提升到宏观的社会结构。我们将剖析法律、道德、文化、市场等一切社会制度，如何作为一种大规模、历时性的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而形成、维持和演变。本部分的重中之重，是深入分析</w:t>
      </w:r>
      <w:r>
        <w:rPr>
          <w:rFonts w:hint="eastAsia" w:ascii="宋体" w:hAnsi="宋体" w:eastAsia="宋体" w:cs="宋体"/>
          <w:sz w:val="24"/>
          <w:lang w:eastAsia="zh-CN"/>
        </w:rPr>
        <w:t>「</w:t>
      </w:r>
      <w:r>
        <w:rPr>
          <w:rFonts w:hint="eastAsia" w:ascii="宋体" w:hAnsi="宋体" w:eastAsia="宋体" w:cs="宋体"/>
          <w:sz w:val="24"/>
        </w:rPr>
        <w:t>权力差序</w:t>
      </w:r>
      <w:r>
        <w:rPr>
          <w:rFonts w:hint="eastAsia" w:ascii="宋体" w:hAnsi="宋体" w:eastAsia="宋体" w:cs="宋体"/>
          <w:sz w:val="24"/>
          <w:lang w:eastAsia="zh-CN"/>
        </w:rPr>
        <w:t>」</w:t>
      </w:r>
      <w:r>
        <w:rPr>
          <w:rFonts w:hint="eastAsia" w:ascii="宋体" w:hAnsi="宋体" w:eastAsia="宋体" w:cs="宋体"/>
          <w:sz w:val="24"/>
        </w:rPr>
        <w:t>如何系统性地导致</w:t>
      </w:r>
      <w:r>
        <w:rPr>
          <w:rFonts w:hint="eastAsia" w:ascii="宋体" w:hAnsi="宋体" w:eastAsia="宋体" w:cs="宋体"/>
          <w:sz w:val="24"/>
          <w:lang w:eastAsia="zh-CN"/>
        </w:rPr>
        <w:t>「</w:t>
      </w:r>
      <w:r>
        <w:rPr>
          <w:rFonts w:hint="eastAsia" w:ascii="宋体" w:hAnsi="宋体" w:eastAsia="宋体" w:cs="宋体"/>
          <w:sz w:val="24"/>
        </w:rPr>
        <w:t>评估异化</w:t>
      </w:r>
      <w:r>
        <w:rPr>
          <w:rFonts w:hint="eastAsia" w:ascii="宋体" w:hAnsi="宋体" w:eastAsia="宋体" w:cs="宋体"/>
          <w:sz w:val="24"/>
          <w:lang w:eastAsia="zh-CN"/>
        </w:rPr>
        <w:t>」</w:t>
      </w:r>
      <w:r>
        <w:rPr>
          <w:rFonts w:hint="eastAsia" w:ascii="宋体" w:hAnsi="宋体" w:eastAsia="宋体" w:cs="宋体"/>
          <w:sz w:val="24"/>
        </w:rPr>
        <w:t>。我们将通过具体的历史与现实案例，揭示在看似公平的规则背后，那场围绕着</w:t>
      </w:r>
      <w:r>
        <w:rPr>
          <w:rFonts w:hint="eastAsia" w:ascii="宋体" w:hAnsi="宋体" w:eastAsia="宋体" w:cs="宋体"/>
          <w:sz w:val="24"/>
          <w:lang w:eastAsia="zh-CN"/>
        </w:rPr>
        <w:t>「</w:t>
      </w:r>
      <w:r>
        <w:rPr>
          <w:rFonts w:hint="eastAsia" w:ascii="宋体" w:hAnsi="宋体" w:eastAsia="宋体" w:cs="宋体"/>
          <w:sz w:val="24"/>
        </w:rPr>
        <w:t>可能性收敛能力</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评估权</w:t>
      </w:r>
      <w:r>
        <w:rPr>
          <w:rFonts w:hint="eastAsia" w:ascii="宋体" w:hAnsi="宋体" w:eastAsia="宋体" w:cs="宋体"/>
          <w:sz w:val="24"/>
          <w:lang w:eastAsia="zh-CN"/>
        </w:rPr>
        <w:t>」</w:t>
      </w:r>
      <w:r>
        <w:rPr>
          <w:rFonts w:hint="eastAsia" w:ascii="宋体" w:hAnsi="宋体" w:eastAsia="宋体" w:cs="宋体"/>
          <w:sz w:val="24"/>
        </w:rPr>
        <w:t>的持续博弈。理解这一部分，将帮助我们洞穿社会现象的表层，把握驱动历史变迁的深层动力。</w:t>
      </w:r>
    </w:p>
    <w:p w14:paraId="689D13A2">
      <w:pPr>
        <w:pStyle w:val="5"/>
        <w:bidi w:val="0"/>
        <w:rPr>
          <w:rFonts w:hint="default" w:ascii="宋体" w:hAnsi="宋体" w:eastAsia="宋体" w:cs="宋体"/>
          <w:lang w:val="en-US" w:eastAsia="zh-CN"/>
        </w:rPr>
      </w:pPr>
      <w:r>
        <w:rPr>
          <w:rFonts w:hint="eastAsia" w:ascii="宋体" w:hAnsi="宋体" w:eastAsia="宋体" w:cs="宋体"/>
        </w:rPr>
        <w:t>第四部分</w:t>
      </w:r>
      <w:r>
        <w:rPr>
          <w:rFonts w:hint="eastAsia" w:ascii="宋体" w:hAnsi="宋体" w:eastAsia="宋体" w:cs="宋体"/>
          <w:lang w:eastAsia="zh-CN"/>
        </w:rPr>
        <w:t>、</w:t>
      </w:r>
      <w:r>
        <w:rPr>
          <w:rFonts w:hint="eastAsia" w:ascii="宋体" w:hAnsi="宋体" w:eastAsia="宋体" w:cs="宋体"/>
        </w:rPr>
        <w:t>实践——</w:t>
      </w:r>
      <w:r>
        <w:rPr>
          <w:rFonts w:hint="eastAsia" w:ascii="宋体" w:hAnsi="宋体" w:eastAsia="宋体" w:cs="宋体"/>
          <w:lang w:val="en-US" w:eastAsia="zh-CN"/>
        </w:rPr>
        <w:t>重返无限</w:t>
      </w:r>
    </w:p>
    <w:p w14:paraId="2118EB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完成了对宇宙本体、认知工具和社会秩序的宏大探索之后，我们最终必须回到每一个鲜活的个体自身，回答那个最切身的问题：理解了这一切之后，我该如何生活？我该如何行动？第四部分将聚焦于实践智慧，探讨在一个充满不确定性的世界里，如何进行</w:t>
      </w:r>
      <w:r>
        <w:rPr>
          <w:rFonts w:hint="eastAsia" w:ascii="宋体" w:hAnsi="宋体" w:eastAsia="宋体" w:cs="宋体"/>
          <w:sz w:val="24"/>
          <w:lang w:eastAsia="zh-CN"/>
        </w:rPr>
        <w:t>「</w:t>
      </w:r>
      <w:r>
        <w:rPr>
          <w:rFonts w:hint="eastAsia" w:ascii="宋体" w:hAnsi="宋体" w:eastAsia="宋体" w:cs="宋体"/>
          <w:sz w:val="24"/>
        </w:rPr>
        <w:t>可持续决策</w:t>
      </w:r>
      <w:r>
        <w:rPr>
          <w:rFonts w:hint="eastAsia" w:ascii="宋体" w:hAnsi="宋体" w:eastAsia="宋体" w:cs="宋体"/>
          <w:sz w:val="24"/>
          <w:lang w:eastAsia="zh-CN"/>
        </w:rPr>
        <w:t>」</w:t>
      </w:r>
      <w:r>
        <w:rPr>
          <w:rFonts w:hint="eastAsia" w:ascii="宋体" w:hAnsi="宋体" w:eastAsia="宋体" w:cs="宋体"/>
          <w:sz w:val="24"/>
        </w:rPr>
        <w:t>。我们将论证，最优的决策并非追求某个单点的、静态的最优解，而是始终致力于保持和拓展自身的</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，维持</w:t>
      </w:r>
      <w:r>
        <w:rPr>
          <w:rFonts w:hint="eastAsia" w:ascii="宋体" w:hAnsi="宋体" w:eastAsia="宋体" w:cs="宋体"/>
          <w:sz w:val="24"/>
          <w:lang w:eastAsia="zh-CN"/>
        </w:rPr>
        <w:t>「</w:t>
      </w:r>
      <w:r>
        <w:rPr>
          <w:rFonts w:hint="eastAsia" w:ascii="宋体" w:hAnsi="宋体" w:eastAsia="宋体" w:cs="宋体"/>
          <w:sz w:val="24"/>
        </w:rPr>
        <w:t>选择权</w:t>
      </w:r>
      <w:r>
        <w:rPr>
          <w:rFonts w:hint="eastAsia" w:ascii="宋体" w:hAnsi="宋体" w:eastAsia="宋体" w:cs="宋体"/>
          <w:sz w:val="24"/>
          <w:lang w:eastAsia="zh-CN"/>
        </w:rPr>
        <w:t>」</w:t>
      </w:r>
      <w:r>
        <w:rPr>
          <w:rFonts w:hint="eastAsia" w:ascii="宋体" w:hAnsi="宋体" w:eastAsia="宋体" w:cs="宋体"/>
          <w:sz w:val="24"/>
        </w:rPr>
        <w:t>的始终在场。我们将讨论如何在前瞻性的预判与稳定性的维持之间取得动态平衡，如何在充满错误和失败的现实中，通过拥抱</w:t>
      </w:r>
      <w:r>
        <w:rPr>
          <w:rFonts w:hint="eastAsia" w:ascii="宋体" w:hAnsi="宋体" w:eastAsia="宋体" w:cs="宋体"/>
          <w:sz w:val="24"/>
          <w:lang w:eastAsia="zh-CN"/>
        </w:rPr>
        <w:t>「</w:t>
      </w:r>
      <w:r>
        <w:rPr>
          <w:rFonts w:hint="eastAsia" w:ascii="宋体" w:hAnsi="宋体" w:eastAsia="宋体" w:cs="宋体"/>
          <w:sz w:val="24"/>
        </w:rPr>
        <w:t>容错</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迭代</w:t>
      </w:r>
      <w:r>
        <w:rPr>
          <w:rFonts w:hint="eastAsia" w:ascii="宋体" w:hAnsi="宋体" w:eastAsia="宋体" w:cs="宋体"/>
          <w:sz w:val="24"/>
          <w:lang w:eastAsia="zh-CN"/>
        </w:rPr>
        <w:t>」</w:t>
      </w:r>
      <w:r>
        <w:rPr>
          <w:rFonts w:hint="eastAsia" w:ascii="宋体" w:hAnsi="宋体" w:eastAsia="宋体" w:cs="宋体"/>
          <w:sz w:val="24"/>
        </w:rPr>
        <w:t>，来实现个体的持续成长与社群的健康演进。</w:t>
      </w:r>
    </w:p>
    <w:p w14:paraId="47A17E9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689B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这不仅是一次理论的建构，更是一次行动的召唤。本书旨在为每一个在评估异化的时代感到困惑、无力、焦虑和耗竭的个体，提供一套用以自我赋能的思想武器。它邀请我们重新审视自己作为</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那被遗忘的、不可剥夺的力量；它鼓励我们去勇敢地质疑那些看似天经地义、实则早已异化的外部评估体系；它呼吁我们去积极地开垦和捍卫属于我们自己的、那片珍贵的</w:t>
      </w:r>
      <w:r>
        <w:rPr>
          <w:rFonts w:hint="eastAsia" w:ascii="宋体" w:hAnsi="宋体" w:eastAsia="宋体" w:cs="宋体"/>
          <w:sz w:val="24"/>
          <w:lang w:eastAsia="zh-CN"/>
        </w:rPr>
        <w:t>「</w:t>
      </w:r>
      <w:r>
        <w:rPr>
          <w:rFonts w:hint="eastAsia" w:ascii="宋体" w:hAnsi="宋体" w:eastAsia="宋体" w:cs="宋体"/>
          <w:sz w:val="24"/>
        </w:rPr>
        <w:t>可用余量</w:t>
      </w:r>
      <w:r>
        <w:rPr>
          <w:rFonts w:hint="eastAsia" w:ascii="宋体" w:hAnsi="宋体" w:eastAsia="宋体" w:cs="宋体"/>
          <w:sz w:val="24"/>
          <w:lang w:eastAsia="zh-CN"/>
        </w:rPr>
        <w:t>」</w:t>
      </w:r>
      <w:r>
        <w:rPr>
          <w:rFonts w:hint="eastAsia" w:ascii="宋体" w:hAnsi="宋体" w:eastAsia="宋体" w:cs="宋体"/>
          <w:sz w:val="24"/>
        </w:rPr>
        <w:t>。</w:t>
      </w:r>
    </w:p>
    <w:p w14:paraId="2EF042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D96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这部著作希望达成的，是帮助读者在理解世界的同时，更好地改变自己与世界的关系——从一个被动的现实接受者，转变为一个自觉的、负责任的、充满创造力的现实共同建构者。在这场共同创造一个更具生机、更富可能性的未来的伟大事业中，重新找回我们作为存在主体的尊严、自由与意义。</w:t>
      </w:r>
    </w:p>
    <w:p w14:paraId="4F3B93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1C0D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旅程，由此开始。</w:t>
      </w:r>
    </w:p>
    <w:p w14:paraId="25C55499">
      <w:pPr>
        <w:rPr>
          <w:rFonts w:hint="eastAsia" w:ascii="宋体" w:hAnsi="宋体" w:eastAsia="宋体" w:cs="宋体"/>
          <w:sz w:val="36"/>
          <w:szCs w:val="36"/>
        </w:rPr>
      </w:pPr>
      <w:r>
        <w:rPr>
          <w:rFonts w:hint="eastAsia" w:ascii="宋体" w:hAnsi="宋体" w:eastAsia="宋体" w:cs="宋体"/>
          <w:sz w:val="36"/>
          <w:szCs w:val="36"/>
        </w:rPr>
        <w:br w:type="page"/>
      </w:r>
    </w:p>
    <w:p w14:paraId="0B08ACE9">
      <w:pPr>
        <w:pStyle w:val="3"/>
        <w:bidi w:val="0"/>
        <w:rPr>
          <w:rFonts w:hint="eastAsia" w:ascii="宋体" w:hAnsi="宋体" w:eastAsia="宋体" w:cs="宋体"/>
          <w:sz w:val="36"/>
          <w:szCs w:val="36"/>
          <w:lang w:val="en-US" w:eastAsia="zh-CN"/>
        </w:rPr>
      </w:pPr>
      <w:bookmarkStart w:id="16" w:name="_Toc1165084421"/>
      <w:bookmarkStart w:id="17" w:name="_Toc424496644"/>
      <w:r>
        <w:rPr>
          <w:rFonts w:hint="eastAsia" w:ascii="宋体" w:hAnsi="宋体" w:eastAsia="宋体" w:cs="宋体"/>
          <w:sz w:val="36"/>
          <w:szCs w:val="36"/>
        </w:rPr>
        <w:t>第一部分：</w:t>
      </w:r>
      <w:r>
        <w:rPr>
          <w:rFonts w:hint="eastAsia" w:ascii="宋体" w:hAnsi="宋体" w:eastAsia="宋体" w:cs="宋体"/>
          <w:sz w:val="36"/>
          <w:szCs w:val="36"/>
          <w:lang w:val="en-US" w:eastAsia="zh-CN"/>
        </w:rPr>
        <w:t>存在</w:t>
      </w:r>
      <w:r>
        <w:rPr>
          <w:rFonts w:hint="eastAsia" w:ascii="宋体" w:hAnsi="宋体" w:eastAsia="宋体" w:cs="宋体"/>
          <w:sz w:val="36"/>
          <w:szCs w:val="36"/>
        </w:rPr>
        <w:t>——</w:t>
      </w:r>
      <w:bookmarkEnd w:id="16"/>
      <w:r>
        <w:rPr>
          <w:rFonts w:hint="eastAsia" w:ascii="宋体" w:hAnsi="宋体" w:eastAsia="宋体" w:cs="宋体"/>
          <w:sz w:val="36"/>
          <w:szCs w:val="36"/>
          <w:lang w:val="en-US" w:eastAsia="zh-CN"/>
        </w:rPr>
        <w:t>世界的本来</w:t>
      </w:r>
      <w:bookmarkEnd w:id="17"/>
    </w:p>
    <w:p w14:paraId="100BE251">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万象未形，玄牝毓妙。万有未有，非存非亡。生灭轮转，化效无穷。执相以求实，犹水中逐月。</w:t>
      </w:r>
    </w:p>
    <w:p w14:paraId="12E93285">
      <w:pPr>
        <w:snapToGrid/>
        <w:spacing w:beforeAutospacing="0" w:afterAutospacing="0" w:line="288" w:lineRule="auto"/>
        <w:ind w:right="0" w:rightChars="0"/>
        <w:jc w:val="both"/>
        <w:rPr>
          <w:rFonts w:hint="eastAsia" w:ascii="宋体" w:hAnsi="宋体" w:eastAsia="宋体" w:cs="宋体"/>
          <w:sz w:val="24"/>
        </w:rPr>
      </w:pPr>
      <w:r>
        <w:rPr>
          <w:rFonts w:hint="default" w:ascii="宋体" w:hAnsi="宋体" w:eastAsia="宋体" w:cs="宋体"/>
          <w:sz w:val="24"/>
          <w:lang w:val="en-US"/>
        </w:rPr>
        <w:t xml:space="preserve">&gt; </w:t>
      </w:r>
      <w:r>
        <w:rPr>
          <w:rFonts w:hint="eastAsia" w:ascii="宋体" w:hAnsi="宋体" w:eastAsia="宋体" w:cs="宋体"/>
          <w:sz w:val="24"/>
        </w:rPr>
        <w:t>灵明为枢，观照为机。心镜所向，万法乃彰。蚁观一粟，人望星野，所见之殊离，乃观之异象。</w:t>
      </w:r>
    </w:p>
    <w:p w14:paraId="17A48C73">
      <w:pPr>
        <w:snapToGrid/>
        <w:spacing w:beforeAutospacing="0" w:afterAutospacing="0" w:line="288" w:lineRule="auto"/>
        <w:ind w:right="0" w:rightChars="0"/>
        <w:jc w:val="both"/>
        <w:rPr>
          <w:rFonts w:hint="eastAsia" w:ascii="宋体" w:hAnsi="宋体" w:eastAsia="宋体" w:cs="宋体"/>
          <w:sz w:val="24"/>
        </w:rPr>
      </w:pPr>
      <w:r>
        <w:rPr>
          <w:rFonts w:hint="default" w:ascii="宋体" w:hAnsi="宋体" w:eastAsia="宋体" w:cs="宋体"/>
          <w:sz w:val="24"/>
          <w:lang w:val="en-US"/>
        </w:rPr>
        <w:t xml:space="preserve">&gt; </w:t>
      </w:r>
      <w:r>
        <w:rPr>
          <w:rFonts w:hint="eastAsia" w:ascii="宋体" w:hAnsi="宋体" w:eastAsia="宋体" w:cs="宋体"/>
          <w:sz w:val="24"/>
        </w:rPr>
        <w:t>时空相序，心识共铸，因缘既起，群观乃迭。主客同性，如波若水。高下之界，非在方隅，而在景观。</w:t>
      </w:r>
    </w:p>
    <w:p w14:paraId="08D927B1">
      <w:pPr>
        <w:snapToGrid/>
        <w:spacing w:beforeAutospacing="0" w:afterAutospacing="0" w:line="288" w:lineRule="auto"/>
        <w:ind w:right="0" w:rightChars="0"/>
        <w:jc w:val="both"/>
        <w:rPr>
          <w:rFonts w:hint="eastAsia" w:ascii="宋体" w:hAnsi="宋体" w:eastAsia="宋体" w:cs="宋体"/>
          <w:sz w:val="24"/>
        </w:rPr>
      </w:pPr>
      <w:r>
        <w:rPr>
          <w:rFonts w:hint="default" w:ascii="宋体" w:hAnsi="宋体" w:eastAsia="宋体" w:cs="宋体"/>
          <w:sz w:val="24"/>
          <w:lang w:val="en-US"/>
        </w:rPr>
        <w:t xml:space="preserve">&gt; </w:t>
      </w:r>
      <w:r>
        <w:rPr>
          <w:rFonts w:hint="eastAsia" w:ascii="宋体" w:hAnsi="宋体" w:eastAsia="宋体" w:cs="宋体"/>
          <w:sz w:val="24"/>
        </w:rPr>
        <w:t>天行之隙，存乎未鉴，法度之维，成于共睹。及至群观生歧，而新机始焉。</w:t>
      </w:r>
    </w:p>
    <w:p w14:paraId="3B4AA0F1">
      <w:pPr>
        <w:snapToGrid/>
        <w:spacing w:beforeAutospacing="0" w:afterAutospacing="0" w:line="288" w:lineRule="auto"/>
        <w:ind w:right="0" w:rightChars="0"/>
        <w:jc w:val="both"/>
        <w:rPr>
          <w:rFonts w:hint="eastAsia" w:ascii="宋体" w:hAnsi="宋体" w:eastAsia="宋体" w:cs="宋体"/>
          <w:sz w:val="24"/>
          <w:lang w:val="en-US" w:eastAsia="zh-CN"/>
        </w:rPr>
      </w:pPr>
      <w:r>
        <w:rPr>
          <w:rFonts w:hint="default" w:ascii="宋体" w:hAnsi="宋体" w:eastAsia="宋体" w:cs="宋体"/>
          <w:sz w:val="24"/>
          <w:lang w:val="en-US"/>
        </w:rPr>
        <w:t xml:space="preserve">&gt; </w:t>
      </w:r>
      <w:r>
        <w:rPr>
          <w:rFonts w:hint="eastAsia" w:ascii="宋体" w:hAnsi="宋体" w:eastAsia="宋体" w:cs="宋体"/>
          <w:sz w:val="24"/>
        </w:rPr>
        <w:t>——《进阶rc·赘言·太初》</w:t>
      </w:r>
    </w:p>
    <w:p w14:paraId="56913688">
      <w:pPr>
        <w:pStyle w:val="4"/>
        <w:bidi w:val="0"/>
        <w:rPr>
          <w:rFonts w:hint="eastAsia" w:ascii="宋体" w:hAnsi="宋体" w:eastAsia="宋体" w:cs="宋体"/>
        </w:rPr>
      </w:pPr>
      <w:bookmarkStart w:id="18" w:name="_Toc574420374"/>
      <w:bookmarkStart w:id="19" w:name="_Toc817970401"/>
      <w:r>
        <w:rPr>
          <w:rFonts w:hint="eastAsia" w:ascii="宋体" w:hAnsi="宋体" w:eastAsia="宋体" w:cs="宋体"/>
        </w:rPr>
        <w:t>第一章</w:t>
      </w:r>
      <w:r>
        <w:rPr>
          <w:rFonts w:hint="eastAsia" w:ascii="宋体" w:hAnsi="宋体" w:eastAsia="宋体" w:cs="宋体"/>
          <w:lang w:val="en-US" w:eastAsia="zh-CN"/>
        </w:rPr>
        <w:t xml:space="preserve"> </w:t>
      </w:r>
      <w:r>
        <w:rPr>
          <w:rFonts w:hint="eastAsia" w:ascii="宋体" w:hAnsi="宋体" w:eastAsia="宋体" w:cs="宋体"/>
        </w:rPr>
        <w:t>可能性基底：万物未形时</w:t>
      </w:r>
      <w:bookmarkEnd w:id="18"/>
      <w:bookmarkEnd w:id="19"/>
    </w:p>
    <w:p w14:paraId="7CE1EEBB">
      <w:pPr>
        <w:pStyle w:val="5"/>
        <w:bidi w:val="0"/>
        <w:rPr>
          <w:rFonts w:hint="eastAsia" w:ascii="宋体" w:hAnsi="宋体" w:eastAsia="宋体" w:cs="宋体"/>
        </w:rPr>
      </w:pPr>
      <w:r>
        <w:rPr>
          <w:rFonts w:hint="eastAsia" w:ascii="宋体" w:hAnsi="宋体" w:eastAsia="宋体" w:cs="宋体"/>
        </w:rPr>
        <w:t>引言：探向</w:t>
      </w:r>
      <w:r>
        <w:rPr>
          <w:rFonts w:hint="eastAsia" w:ascii="宋体" w:hAnsi="宋体" w:eastAsia="宋体" w:cs="宋体"/>
          <w:lang w:eastAsia="zh-CN"/>
        </w:rPr>
        <w:t>「</w:t>
      </w:r>
      <w:r>
        <w:rPr>
          <w:rFonts w:hint="eastAsia" w:ascii="宋体" w:hAnsi="宋体" w:eastAsia="宋体" w:cs="宋体"/>
        </w:rPr>
        <w:t>之前</w:t>
      </w:r>
      <w:r>
        <w:rPr>
          <w:rFonts w:hint="eastAsia" w:ascii="宋体" w:hAnsi="宋体" w:eastAsia="宋体" w:cs="宋体"/>
          <w:lang w:eastAsia="zh-CN"/>
        </w:rPr>
        <w:t>」</w:t>
      </w:r>
      <w:r>
        <w:rPr>
          <w:rFonts w:hint="eastAsia" w:ascii="宋体" w:hAnsi="宋体" w:eastAsia="宋体" w:cs="宋体"/>
        </w:rPr>
        <w:t>的深渊</w:t>
      </w:r>
      <w:bookmarkStart w:id="70" w:name="_GoBack"/>
      <w:bookmarkEnd w:id="70"/>
    </w:p>
    <w:p w14:paraId="2DF688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人类的理性天生有一种无法抑制的冲动，即追问</w:t>
      </w:r>
      <w:r>
        <w:rPr>
          <w:rFonts w:hint="eastAsia" w:ascii="宋体" w:hAnsi="宋体" w:eastAsia="宋体" w:cs="宋体"/>
          <w:sz w:val="24"/>
          <w:lang w:eastAsia="zh-CN"/>
        </w:rPr>
        <w:t>「</w:t>
      </w:r>
      <w:r>
        <w:rPr>
          <w:rFonts w:hint="eastAsia" w:ascii="宋体" w:hAnsi="宋体" w:eastAsia="宋体" w:cs="宋体"/>
          <w:sz w:val="24"/>
        </w:rPr>
        <w:t>开端</w:t>
      </w:r>
      <w:r>
        <w:rPr>
          <w:rFonts w:hint="eastAsia" w:ascii="宋体" w:hAnsi="宋体" w:eastAsia="宋体" w:cs="宋体"/>
          <w:sz w:val="24"/>
          <w:lang w:eastAsia="zh-CN"/>
        </w:rPr>
        <w:t>」</w:t>
      </w:r>
      <w:r>
        <w:rPr>
          <w:rFonts w:hint="eastAsia" w:ascii="宋体" w:hAnsi="宋体" w:eastAsia="宋体" w:cs="宋体"/>
          <w:sz w:val="24"/>
        </w:rPr>
        <w:t>。当我们仰望星空，惊叹于宇宙的浩瀚与秩序时，一个最古老、也最令人晕眩的问题便会浮现：</w:t>
      </w:r>
      <w:r>
        <w:rPr>
          <w:rFonts w:hint="eastAsia" w:ascii="宋体" w:hAnsi="宋体" w:eastAsia="宋体" w:cs="宋体"/>
          <w:sz w:val="24"/>
          <w:lang w:eastAsia="zh-CN"/>
        </w:rPr>
        <w:t>「</w:t>
      </w:r>
      <w:r>
        <w:rPr>
          <w:rFonts w:hint="eastAsia" w:ascii="宋体" w:hAnsi="宋体" w:eastAsia="宋体" w:cs="宋体"/>
          <w:sz w:val="24"/>
        </w:rPr>
        <w:t>这一切，从何而来？</w:t>
      </w:r>
      <w:r>
        <w:rPr>
          <w:rFonts w:hint="eastAsia" w:ascii="宋体" w:hAnsi="宋体" w:eastAsia="宋体" w:cs="宋体"/>
          <w:sz w:val="24"/>
          <w:lang w:eastAsia="zh-CN"/>
        </w:rPr>
        <w:t>」</w:t>
      </w:r>
      <w:r>
        <w:rPr>
          <w:rFonts w:hint="eastAsia" w:ascii="宋体" w:hAnsi="宋体" w:eastAsia="宋体" w:cs="宋体"/>
          <w:sz w:val="24"/>
        </w:rPr>
        <w:t>在宗教的神话里，答案是神的全能意志；在古典物理学的图景中，答案是一组永恒的定律和初始的物质粒子；在现代宇宙学的</w:t>
      </w:r>
      <w:r>
        <w:rPr>
          <w:rFonts w:hint="eastAsia" w:ascii="宋体" w:hAnsi="宋体" w:eastAsia="宋体" w:cs="宋体"/>
          <w:sz w:val="24"/>
          <w:lang w:eastAsia="zh-CN"/>
        </w:rPr>
        <w:t>「</w:t>
      </w:r>
      <w:r>
        <w:rPr>
          <w:rFonts w:hint="eastAsia" w:ascii="宋体" w:hAnsi="宋体" w:eastAsia="宋体" w:cs="宋体"/>
          <w:sz w:val="24"/>
        </w:rPr>
        <w:t>大爆炸</w:t>
      </w:r>
      <w:r>
        <w:rPr>
          <w:rFonts w:hint="eastAsia" w:ascii="宋体" w:hAnsi="宋体" w:eastAsia="宋体" w:cs="宋体"/>
          <w:sz w:val="24"/>
          <w:lang w:eastAsia="zh-CN"/>
        </w:rPr>
        <w:t>」</w:t>
      </w:r>
      <w:r>
        <w:rPr>
          <w:rFonts w:hint="eastAsia" w:ascii="宋体" w:hAnsi="宋体" w:eastAsia="宋体" w:cs="宋体"/>
          <w:sz w:val="24"/>
        </w:rPr>
        <w:t>模型里，答案是一个密度与温度无限高的</w:t>
      </w:r>
      <w:r>
        <w:rPr>
          <w:rFonts w:hint="eastAsia" w:ascii="宋体" w:hAnsi="宋体" w:eastAsia="宋体" w:cs="宋体"/>
          <w:sz w:val="24"/>
          <w:lang w:eastAsia="zh-CN"/>
        </w:rPr>
        <w:t>「</w:t>
      </w:r>
      <w:r>
        <w:rPr>
          <w:rFonts w:hint="eastAsia" w:ascii="宋体" w:hAnsi="宋体" w:eastAsia="宋体" w:cs="宋体"/>
          <w:sz w:val="24"/>
        </w:rPr>
        <w:t>奇点</w:t>
      </w:r>
      <w:r>
        <w:rPr>
          <w:rFonts w:hint="eastAsia" w:ascii="宋体" w:hAnsi="宋体" w:eastAsia="宋体" w:cs="宋体"/>
          <w:sz w:val="24"/>
          <w:lang w:eastAsia="zh-CN"/>
        </w:rPr>
        <w:t>」</w:t>
      </w:r>
      <w:r>
        <w:rPr>
          <w:rFonts w:hint="eastAsia" w:ascii="宋体" w:hAnsi="宋体" w:eastAsia="宋体" w:cs="宋体"/>
          <w:sz w:val="24"/>
        </w:rPr>
        <w:t>。</w:t>
      </w:r>
    </w:p>
    <w:p w14:paraId="4112E3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81F1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然而，这些答案都留下了一个更深的谜题。如果开端是上帝，那么上帝从何而来？如果开端是永恒的定律，那么定律为何是此而非彼？如果开端是奇点，那么奇点</w:t>
      </w:r>
      <w:r>
        <w:rPr>
          <w:rFonts w:hint="eastAsia" w:ascii="宋体" w:hAnsi="宋体" w:eastAsia="宋体" w:cs="宋体"/>
          <w:sz w:val="24"/>
          <w:lang w:eastAsia="zh-CN"/>
        </w:rPr>
        <w:t>「</w:t>
      </w:r>
      <w:r>
        <w:rPr>
          <w:rFonts w:hint="eastAsia" w:ascii="宋体" w:hAnsi="宋体" w:eastAsia="宋体" w:cs="宋体"/>
          <w:sz w:val="24"/>
        </w:rPr>
        <w:t>之前</w:t>
      </w:r>
      <w:r>
        <w:rPr>
          <w:rFonts w:hint="eastAsia" w:ascii="宋体" w:hAnsi="宋体" w:eastAsia="宋体" w:cs="宋体"/>
          <w:sz w:val="24"/>
          <w:lang w:eastAsia="zh-CN"/>
        </w:rPr>
        <w:t>」</w:t>
      </w:r>
      <w:r>
        <w:rPr>
          <w:rFonts w:hint="eastAsia" w:ascii="宋体" w:hAnsi="宋体" w:eastAsia="宋体" w:cs="宋体"/>
          <w:sz w:val="24"/>
        </w:rPr>
        <w:t>是什么？或者，更根本地，</w:t>
      </w:r>
      <w:r>
        <w:rPr>
          <w:rFonts w:hint="eastAsia" w:ascii="宋体" w:hAnsi="宋体" w:eastAsia="宋体" w:cs="宋体"/>
          <w:sz w:val="24"/>
          <w:lang w:eastAsia="zh-CN"/>
        </w:rPr>
        <w:t>「</w:t>
      </w:r>
      <w:r>
        <w:rPr>
          <w:rFonts w:hint="eastAsia" w:ascii="宋体" w:hAnsi="宋体" w:eastAsia="宋体" w:cs="宋体"/>
          <w:sz w:val="24"/>
        </w:rPr>
        <w:t>无</w:t>
      </w:r>
      <w:r>
        <w:rPr>
          <w:rFonts w:hint="eastAsia" w:ascii="宋体" w:hAnsi="宋体" w:eastAsia="宋体" w:cs="宋体"/>
          <w:sz w:val="24"/>
          <w:lang w:eastAsia="zh-CN"/>
        </w:rPr>
        <w:t>」</w:t>
      </w:r>
      <w:r>
        <w:rPr>
          <w:rFonts w:hint="eastAsia" w:ascii="宋体" w:hAnsi="宋体" w:eastAsia="宋体" w:cs="宋体"/>
          <w:sz w:val="24"/>
        </w:rPr>
        <w:t>是如何能够生出</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w:t>
      </w:r>
    </w:p>
    <w:p w14:paraId="37B0BF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C04D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这个问题之所以棘手，是因为我们的语言、逻辑和想象力本身，都是在</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的世界里形成的工具，它们在试图触及</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的边界之外时，便会捉襟见肘。我们习惯于在因果链条中思考，但</w:t>
      </w:r>
      <w:r>
        <w:rPr>
          <w:rFonts w:hint="eastAsia" w:ascii="宋体" w:hAnsi="宋体" w:eastAsia="宋体" w:cs="宋体"/>
          <w:sz w:val="24"/>
          <w:lang w:eastAsia="zh-CN"/>
        </w:rPr>
        <w:t>「</w:t>
      </w:r>
      <w:r>
        <w:rPr>
          <w:rFonts w:hint="eastAsia" w:ascii="宋体" w:hAnsi="宋体" w:eastAsia="宋体" w:cs="宋体"/>
          <w:sz w:val="24"/>
        </w:rPr>
        <w:t>最初的因</w:t>
      </w:r>
      <w:r>
        <w:rPr>
          <w:rFonts w:hint="eastAsia" w:ascii="宋体" w:hAnsi="宋体" w:eastAsia="宋体" w:cs="宋体"/>
          <w:sz w:val="24"/>
          <w:lang w:eastAsia="zh-CN"/>
        </w:rPr>
        <w:t>」</w:t>
      </w:r>
      <w:r>
        <w:rPr>
          <w:rFonts w:hint="eastAsia" w:ascii="宋体" w:hAnsi="宋体" w:eastAsia="宋体" w:cs="宋体"/>
          <w:sz w:val="24"/>
        </w:rPr>
        <w:t>本身却无法被任何</w:t>
      </w:r>
      <w:r>
        <w:rPr>
          <w:rFonts w:hint="eastAsia" w:ascii="宋体" w:hAnsi="宋体" w:eastAsia="宋体" w:cs="宋体"/>
          <w:sz w:val="24"/>
          <w:lang w:eastAsia="zh-CN"/>
        </w:rPr>
        <w:t>「</w:t>
      </w:r>
      <w:r>
        <w:rPr>
          <w:rFonts w:hint="eastAsia" w:ascii="宋体" w:hAnsi="宋体" w:eastAsia="宋体" w:cs="宋体"/>
          <w:sz w:val="24"/>
        </w:rPr>
        <w:t>之前的因</w:t>
      </w:r>
      <w:r>
        <w:rPr>
          <w:rFonts w:hint="eastAsia" w:ascii="宋体" w:hAnsi="宋体" w:eastAsia="宋体" w:cs="宋体"/>
          <w:sz w:val="24"/>
          <w:lang w:eastAsia="zh-CN"/>
        </w:rPr>
        <w:t>」</w:t>
      </w:r>
      <w:r>
        <w:rPr>
          <w:rFonts w:hint="eastAsia" w:ascii="宋体" w:hAnsi="宋体" w:eastAsia="宋体" w:cs="宋体"/>
          <w:sz w:val="24"/>
        </w:rPr>
        <w:t>所解释。我们习惯于在存在与非存在（</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不是</w:t>
      </w:r>
      <w:r>
        <w:rPr>
          <w:rFonts w:hint="eastAsia" w:ascii="宋体" w:hAnsi="宋体" w:eastAsia="宋体" w:cs="宋体"/>
          <w:sz w:val="24"/>
          <w:lang w:eastAsia="zh-CN"/>
        </w:rPr>
        <w:t>」</w:t>
      </w:r>
      <w:r>
        <w:rPr>
          <w:rFonts w:hint="eastAsia" w:ascii="宋体" w:hAnsi="宋体" w:eastAsia="宋体" w:cs="宋体"/>
          <w:sz w:val="24"/>
        </w:rPr>
        <w:t>）的二元对立中把握现实，但那个既非</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也非</w:t>
      </w:r>
      <w:r>
        <w:rPr>
          <w:rFonts w:hint="eastAsia" w:ascii="宋体" w:hAnsi="宋体" w:eastAsia="宋体" w:cs="宋体"/>
          <w:sz w:val="24"/>
          <w:lang w:eastAsia="zh-CN"/>
        </w:rPr>
        <w:t>「</w:t>
      </w:r>
      <w:r>
        <w:rPr>
          <w:rFonts w:hint="eastAsia" w:ascii="宋体" w:hAnsi="宋体" w:eastAsia="宋体" w:cs="宋体"/>
          <w:sz w:val="24"/>
        </w:rPr>
        <w:t>不是</w:t>
      </w:r>
      <w:r>
        <w:rPr>
          <w:rFonts w:hint="eastAsia" w:ascii="宋体" w:hAnsi="宋体" w:eastAsia="宋体" w:cs="宋体"/>
          <w:sz w:val="24"/>
          <w:lang w:eastAsia="zh-CN"/>
        </w:rPr>
        <w:t>」</w:t>
      </w:r>
      <w:r>
        <w:rPr>
          <w:rFonts w:hint="eastAsia" w:ascii="宋体" w:hAnsi="宋体" w:eastAsia="宋体" w:cs="宋体"/>
          <w:sz w:val="24"/>
        </w:rPr>
        <w:t>的源头，却超出了这个框架。</w:t>
      </w:r>
    </w:p>
    <w:p w14:paraId="2B0120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904B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本章旨在提出一个超越传统本体论范畴的基石性概念，以回应这一终极追问。这个概念，我们称之为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（Possibility Substrate）。它并非一个事物，也非一片虚空；它不是静态的蓝图，也非混沌的原料。它是一切存在、一切法则、一切意义得以涌现的、无限且动态的潜能之场。它就是</w:t>
      </w:r>
      <w:r>
        <w:rPr>
          <w:rFonts w:hint="eastAsia" w:ascii="宋体" w:hAnsi="宋体" w:eastAsia="宋体" w:cs="宋体"/>
          <w:sz w:val="24"/>
          <w:lang w:eastAsia="zh-CN"/>
        </w:rPr>
        <w:t>「</w:t>
      </w:r>
      <w:r>
        <w:rPr>
          <w:rFonts w:hint="eastAsia" w:ascii="宋体" w:hAnsi="宋体" w:eastAsia="宋体" w:cs="宋体"/>
          <w:sz w:val="24"/>
        </w:rPr>
        <w:t>万物未形时</w:t>
      </w:r>
      <w:r>
        <w:rPr>
          <w:rFonts w:hint="eastAsia" w:ascii="宋体" w:hAnsi="宋体" w:eastAsia="宋体" w:cs="宋体"/>
          <w:sz w:val="24"/>
          <w:lang w:eastAsia="zh-CN"/>
        </w:rPr>
        <w:t>」</w:t>
      </w:r>
      <w:r>
        <w:rPr>
          <w:rFonts w:hint="eastAsia" w:ascii="宋体" w:hAnsi="宋体" w:eastAsia="宋体" w:cs="宋体"/>
          <w:sz w:val="24"/>
        </w:rPr>
        <w:t>的那种状态——一种纯粹的、生成性的、先于一切规定性的</w:t>
      </w:r>
      <w:r>
        <w:rPr>
          <w:rFonts w:hint="eastAsia" w:ascii="宋体" w:hAnsi="宋体" w:eastAsia="宋体" w:cs="宋体"/>
          <w:sz w:val="24"/>
          <w:lang w:eastAsia="zh-CN"/>
        </w:rPr>
        <w:t>「</w:t>
      </w:r>
      <w:r>
        <w:rPr>
          <w:rFonts w:hint="eastAsia" w:ascii="宋体" w:hAnsi="宋体" w:eastAsia="宋体" w:cs="宋体"/>
          <w:sz w:val="24"/>
        </w:rPr>
        <w:t>将是未是</w:t>
      </w:r>
      <w:r>
        <w:rPr>
          <w:rFonts w:hint="eastAsia" w:ascii="宋体" w:hAnsi="宋体" w:eastAsia="宋体" w:cs="宋体"/>
          <w:sz w:val="24"/>
          <w:lang w:eastAsia="zh-CN"/>
        </w:rPr>
        <w:t>」</w:t>
      </w:r>
      <w:r>
        <w:rPr>
          <w:rFonts w:hint="eastAsia" w:ascii="宋体" w:hAnsi="宋体" w:eastAsia="宋体" w:cs="宋体"/>
          <w:sz w:val="24"/>
        </w:rPr>
        <w:t>（about-to-be-but-not-yet）。</w:t>
      </w:r>
    </w:p>
    <w:p w14:paraId="6D49D1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727D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，是进入本书整个思想体系的钥匙。它要求我们暂时悬置关于</w:t>
      </w:r>
      <w:r>
        <w:rPr>
          <w:rFonts w:hint="eastAsia" w:ascii="宋体" w:hAnsi="宋体" w:eastAsia="宋体" w:cs="宋体"/>
          <w:sz w:val="24"/>
          <w:lang w:eastAsia="zh-CN"/>
        </w:rPr>
        <w:t>「</w:t>
      </w:r>
      <w:r>
        <w:rPr>
          <w:rFonts w:hint="eastAsia" w:ascii="宋体" w:hAnsi="宋体" w:eastAsia="宋体" w:cs="宋体"/>
          <w:sz w:val="24"/>
        </w:rPr>
        <w:t>实在</w:t>
      </w:r>
      <w:r>
        <w:rPr>
          <w:rFonts w:hint="eastAsia" w:ascii="宋体" w:hAnsi="宋体" w:eastAsia="宋体" w:cs="宋体"/>
          <w:sz w:val="24"/>
          <w:lang w:eastAsia="zh-CN"/>
        </w:rPr>
        <w:t>」</w:t>
      </w:r>
      <w:r>
        <w:rPr>
          <w:rFonts w:hint="eastAsia" w:ascii="宋体" w:hAnsi="宋体" w:eastAsia="宋体" w:cs="宋体"/>
          <w:sz w:val="24"/>
        </w:rPr>
        <w:t>的常识性预设，进行一次深刻的形而上学转向：从关注</w:t>
      </w:r>
      <w:r>
        <w:rPr>
          <w:rFonts w:hint="eastAsia" w:ascii="宋体" w:hAnsi="宋体" w:eastAsia="宋体" w:cs="宋体"/>
          <w:sz w:val="24"/>
          <w:lang w:eastAsia="zh-CN"/>
        </w:rPr>
        <w:t>「</w:t>
      </w:r>
      <w:r>
        <w:rPr>
          <w:rFonts w:hint="eastAsia" w:ascii="宋体" w:hAnsi="宋体" w:eastAsia="宋体" w:cs="宋体"/>
          <w:sz w:val="24"/>
        </w:rPr>
        <w:t>是什么</w:t>
      </w:r>
      <w:r>
        <w:rPr>
          <w:rFonts w:hint="eastAsia" w:ascii="宋体" w:hAnsi="宋体" w:eastAsia="宋体" w:cs="宋体"/>
          <w:sz w:val="24"/>
          <w:lang w:eastAsia="zh-CN"/>
        </w:rPr>
        <w:t>」</w:t>
      </w:r>
      <w:r>
        <w:rPr>
          <w:rFonts w:hint="eastAsia" w:ascii="宋体" w:hAnsi="宋体" w:eastAsia="宋体" w:cs="宋体"/>
          <w:sz w:val="24"/>
        </w:rPr>
        <w:t>（What is），转向关注</w:t>
      </w:r>
      <w:r>
        <w:rPr>
          <w:rFonts w:hint="eastAsia" w:ascii="宋体" w:hAnsi="宋体" w:eastAsia="宋体" w:cs="宋体"/>
          <w:sz w:val="24"/>
          <w:lang w:eastAsia="zh-CN"/>
        </w:rPr>
        <w:t>「</w:t>
      </w:r>
      <w:r>
        <w:rPr>
          <w:rFonts w:hint="eastAsia" w:ascii="宋体" w:hAnsi="宋体" w:eastAsia="宋体" w:cs="宋体"/>
          <w:sz w:val="24"/>
        </w:rPr>
        <w:t>能成为什么</w:t>
      </w:r>
      <w:r>
        <w:rPr>
          <w:rFonts w:hint="eastAsia" w:ascii="宋体" w:hAnsi="宋体" w:eastAsia="宋体" w:cs="宋体"/>
          <w:sz w:val="24"/>
          <w:lang w:eastAsia="zh-CN"/>
        </w:rPr>
        <w:t>」</w:t>
      </w:r>
      <w:r>
        <w:rPr>
          <w:rFonts w:hint="eastAsia" w:ascii="宋体" w:hAnsi="宋体" w:eastAsia="宋体" w:cs="宋体"/>
          <w:sz w:val="24"/>
        </w:rPr>
        <w:t>（What can be）；从</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（Substance）的哲学，转向</w:t>
      </w:r>
      <w:r>
        <w:rPr>
          <w:rFonts w:hint="eastAsia" w:ascii="宋体" w:hAnsi="宋体" w:eastAsia="宋体" w:cs="宋体"/>
          <w:sz w:val="24"/>
          <w:lang w:eastAsia="zh-CN"/>
        </w:rPr>
        <w:t>「</w:t>
      </w:r>
      <w:r>
        <w:rPr>
          <w:rFonts w:hint="eastAsia" w:ascii="宋体" w:hAnsi="宋体" w:eastAsia="宋体" w:cs="宋体"/>
          <w:sz w:val="24"/>
        </w:rPr>
        <w:t>过程</w:t>
      </w:r>
      <w:r>
        <w:rPr>
          <w:rFonts w:hint="eastAsia" w:ascii="宋体" w:hAnsi="宋体" w:eastAsia="宋体" w:cs="宋体"/>
          <w:sz w:val="24"/>
          <w:lang w:eastAsia="zh-CN"/>
        </w:rPr>
        <w:t>」</w:t>
      </w:r>
      <w:r>
        <w:rPr>
          <w:rFonts w:hint="eastAsia" w:ascii="宋体" w:hAnsi="宋体" w:eastAsia="宋体" w:cs="宋体"/>
          <w:sz w:val="24"/>
        </w:rPr>
        <w:t>（Process）的哲学。本章将分三个部分，系统阐述</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的形而上学地位，并将其置于与现代物理学和西方哲学史的深度对话之中，以期在思想的交锋与共鸣中，勾勒出其独特的轮廓。</w:t>
      </w:r>
    </w:p>
    <w:p w14:paraId="633BDF20">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可能性基底</w:t>
      </w:r>
      <w:r>
        <w:rPr>
          <w:rFonts w:hint="eastAsia" w:ascii="宋体" w:hAnsi="宋体" w:eastAsia="宋体" w:cs="宋体"/>
          <w:lang w:eastAsia="zh-CN"/>
        </w:rPr>
        <w:t>」</w:t>
      </w:r>
      <w:r>
        <w:rPr>
          <w:rFonts w:hint="eastAsia" w:ascii="宋体" w:hAnsi="宋体" w:eastAsia="宋体" w:cs="宋体"/>
        </w:rPr>
        <w:t>的形而上学地位</w:t>
      </w:r>
    </w:p>
    <w:p w14:paraId="0BC6ED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要精确地界定</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，我们必须首先厘清它</w:t>
      </w:r>
      <w:r>
        <w:rPr>
          <w:rFonts w:hint="eastAsia" w:ascii="宋体" w:hAnsi="宋体" w:eastAsia="宋体" w:cs="宋体"/>
          <w:sz w:val="24"/>
          <w:lang w:eastAsia="zh-CN"/>
        </w:rPr>
        <w:t>「</w:t>
      </w:r>
      <w:r>
        <w:rPr>
          <w:rFonts w:hint="eastAsia" w:ascii="宋体" w:hAnsi="宋体" w:eastAsia="宋体" w:cs="宋体"/>
          <w:sz w:val="24"/>
        </w:rPr>
        <w:t>不是</w:t>
      </w:r>
      <w:r>
        <w:rPr>
          <w:rFonts w:hint="eastAsia" w:ascii="宋体" w:hAnsi="宋体" w:eastAsia="宋体" w:cs="宋体"/>
          <w:sz w:val="24"/>
          <w:lang w:eastAsia="zh-CN"/>
        </w:rPr>
        <w:t>」</w:t>
      </w:r>
      <w:r>
        <w:rPr>
          <w:rFonts w:hint="eastAsia" w:ascii="宋体" w:hAnsi="宋体" w:eastAsia="宋体" w:cs="宋体"/>
          <w:sz w:val="24"/>
        </w:rPr>
        <w:t>什么。它不是传统意义上的</w:t>
      </w:r>
      <w:r>
        <w:rPr>
          <w:rFonts w:hint="eastAsia" w:ascii="宋体" w:hAnsi="宋体" w:eastAsia="宋体" w:cs="宋体"/>
          <w:sz w:val="24"/>
          <w:lang w:eastAsia="zh-CN"/>
        </w:rPr>
        <w:t>「</w:t>
      </w:r>
      <w:r>
        <w:rPr>
          <w:rFonts w:hint="eastAsia" w:ascii="宋体" w:hAnsi="宋体" w:eastAsia="宋体" w:cs="宋体"/>
          <w:sz w:val="24"/>
        </w:rPr>
        <w:t>存在物</w:t>
      </w:r>
      <w:r>
        <w:rPr>
          <w:rFonts w:hint="eastAsia" w:ascii="宋体" w:hAnsi="宋体" w:eastAsia="宋体" w:cs="宋体"/>
          <w:sz w:val="24"/>
          <w:lang w:eastAsia="zh-CN"/>
        </w:rPr>
        <w:t>」</w:t>
      </w:r>
      <w:r>
        <w:rPr>
          <w:rFonts w:hint="eastAsia" w:ascii="宋体" w:hAnsi="宋体" w:eastAsia="宋体" w:cs="宋体"/>
          <w:sz w:val="24"/>
        </w:rPr>
        <w:t>（a being），因为它先于任何具体事物的显化。它也不是绝对的</w:t>
      </w:r>
      <w:r>
        <w:rPr>
          <w:rFonts w:hint="eastAsia" w:ascii="宋体" w:hAnsi="宋体" w:eastAsia="宋体" w:cs="宋体"/>
          <w:sz w:val="24"/>
          <w:lang w:eastAsia="zh-CN"/>
        </w:rPr>
        <w:t>「</w:t>
      </w:r>
      <w:r>
        <w:rPr>
          <w:rFonts w:hint="eastAsia" w:ascii="宋体" w:hAnsi="宋体" w:eastAsia="宋体" w:cs="宋体"/>
          <w:sz w:val="24"/>
        </w:rPr>
        <w:t>虚无</w:t>
      </w:r>
      <w:r>
        <w:rPr>
          <w:rFonts w:hint="eastAsia" w:ascii="宋体" w:hAnsi="宋体" w:eastAsia="宋体" w:cs="宋体"/>
          <w:sz w:val="24"/>
          <w:lang w:eastAsia="zh-CN"/>
        </w:rPr>
        <w:t>」</w:t>
      </w:r>
      <w:r>
        <w:rPr>
          <w:rFonts w:hint="eastAsia" w:ascii="宋体" w:hAnsi="宋体" w:eastAsia="宋体" w:cs="宋体"/>
          <w:sz w:val="24"/>
        </w:rPr>
        <w:t>（nothingness），因为虚无本身不具备创生</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的内在动力。它是一种更为根本的、超越了</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非存在</w:t>
      </w:r>
      <w:r>
        <w:rPr>
          <w:rFonts w:hint="eastAsia" w:ascii="宋体" w:hAnsi="宋体" w:eastAsia="宋体" w:cs="宋体"/>
          <w:sz w:val="24"/>
          <w:lang w:eastAsia="zh-CN"/>
        </w:rPr>
        <w:t>」</w:t>
      </w:r>
      <w:r>
        <w:rPr>
          <w:rFonts w:hint="eastAsia" w:ascii="宋体" w:hAnsi="宋体" w:eastAsia="宋体" w:cs="宋体"/>
          <w:sz w:val="24"/>
        </w:rPr>
        <w:t>二元对立的实在层面。</w:t>
      </w:r>
    </w:p>
    <w:p w14:paraId="1109FF48">
      <w:pPr>
        <w:pStyle w:val="6"/>
        <w:bidi w:val="0"/>
        <w:rPr>
          <w:rFonts w:hint="eastAsia" w:ascii="宋体" w:hAnsi="宋体" w:eastAsia="宋体" w:cs="宋体"/>
        </w:rPr>
      </w:pPr>
      <w:r>
        <w:rPr>
          <w:rFonts w:hint="eastAsia" w:ascii="宋体" w:hAnsi="宋体" w:eastAsia="宋体" w:cs="宋体"/>
        </w:rPr>
        <w:t>超越存在与非存在：作为</w:t>
      </w:r>
      <w:r>
        <w:rPr>
          <w:rFonts w:hint="eastAsia" w:ascii="宋体" w:hAnsi="宋体" w:eastAsia="宋体" w:cs="宋体"/>
          <w:lang w:eastAsia="zh-CN"/>
        </w:rPr>
        <w:t>「</w:t>
      </w:r>
      <w:r>
        <w:rPr>
          <w:rFonts w:hint="eastAsia" w:ascii="宋体" w:hAnsi="宋体" w:eastAsia="宋体" w:cs="宋体"/>
        </w:rPr>
        <w:t>前本体论</w:t>
      </w:r>
      <w:r>
        <w:rPr>
          <w:rFonts w:hint="eastAsia" w:ascii="宋体" w:hAnsi="宋体" w:eastAsia="宋体" w:cs="宋体"/>
          <w:lang w:eastAsia="zh-CN"/>
        </w:rPr>
        <w:t>」</w:t>
      </w:r>
      <w:r>
        <w:rPr>
          <w:rFonts w:hint="eastAsia" w:ascii="宋体" w:hAnsi="宋体" w:eastAsia="宋体" w:cs="宋体"/>
        </w:rPr>
        <w:t>的实在</w:t>
      </w:r>
    </w:p>
    <w:p w14:paraId="312A10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在西方哲学的主流传统中，自巴门尼德喊出</w:t>
      </w:r>
      <w:r>
        <w:rPr>
          <w:rFonts w:hint="eastAsia" w:ascii="宋体" w:hAnsi="宋体" w:eastAsia="宋体" w:cs="宋体"/>
          <w:sz w:val="24"/>
          <w:lang w:eastAsia="zh-CN"/>
        </w:rPr>
        <w:t>「</w:t>
      </w:r>
      <w:r>
        <w:rPr>
          <w:rFonts w:hint="eastAsia" w:ascii="宋体" w:hAnsi="宋体" w:eastAsia="宋体" w:cs="宋体"/>
          <w:sz w:val="24"/>
        </w:rPr>
        <w:t>存在者存在，非存在者不存在</w:t>
      </w:r>
      <w:r>
        <w:rPr>
          <w:rFonts w:hint="eastAsia" w:ascii="宋体" w:hAnsi="宋体" w:eastAsia="宋体" w:cs="宋体"/>
          <w:sz w:val="24"/>
          <w:lang w:eastAsia="zh-CN"/>
        </w:rPr>
        <w:t>」</w:t>
      </w:r>
      <w:r>
        <w:rPr>
          <w:rFonts w:hint="eastAsia" w:ascii="宋体" w:hAnsi="宋体" w:eastAsia="宋体" w:cs="宋体"/>
          <w:sz w:val="24"/>
        </w:rPr>
        <w:t>以来，本体论（Ontology）的研究对象便被牢牢锁定在</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（Being）之上。然而，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恰恰位于这条界线之前。它是一种</w:t>
      </w:r>
      <w:r>
        <w:rPr>
          <w:rFonts w:hint="eastAsia" w:ascii="宋体" w:hAnsi="宋体" w:eastAsia="宋体" w:cs="宋体"/>
          <w:sz w:val="24"/>
          <w:lang w:eastAsia="zh-CN"/>
        </w:rPr>
        <w:t>「</w:t>
      </w:r>
      <w:r>
        <w:rPr>
          <w:rFonts w:hint="eastAsia" w:ascii="宋体" w:hAnsi="宋体" w:eastAsia="宋体" w:cs="宋体"/>
          <w:sz w:val="24"/>
        </w:rPr>
        <w:t>前本体论</w:t>
      </w:r>
      <w:r>
        <w:rPr>
          <w:rFonts w:hint="eastAsia" w:ascii="宋体" w:hAnsi="宋体" w:eastAsia="宋体" w:cs="宋体"/>
          <w:sz w:val="24"/>
          <w:lang w:eastAsia="zh-CN"/>
        </w:rPr>
        <w:t>」</w:t>
      </w:r>
      <w:r>
        <w:rPr>
          <w:rFonts w:hint="eastAsia" w:ascii="宋体" w:hAnsi="宋体" w:eastAsia="宋体" w:cs="宋体"/>
          <w:sz w:val="24"/>
        </w:rPr>
        <w:t>（Pre-ontological）的实在。</w:t>
      </w:r>
    </w:p>
    <w:p w14:paraId="759190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E7FE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我们可以借助一个古老的东方智慧比喻来理解：老子《道德经》中的</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，常被形容为</w:t>
      </w:r>
      <w:r>
        <w:rPr>
          <w:rFonts w:hint="eastAsia" w:ascii="宋体" w:hAnsi="宋体" w:eastAsia="宋体" w:cs="宋体"/>
          <w:sz w:val="24"/>
          <w:lang w:eastAsia="zh-CN"/>
        </w:rPr>
        <w:t>「</w:t>
      </w:r>
      <w:r>
        <w:rPr>
          <w:rFonts w:hint="eastAsia" w:ascii="宋体" w:hAnsi="宋体" w:eastAsia="宋体" w:cs="宋体"/>
          <w:sz w:val="24"/>
        </w:rPr>
        <w:t>无状之状，无物之象</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视之不见，听之不闻，搏之不得</w:t>
      </w:r>
      <w:r>
        <w:rPr>
          <w:rFonts w:hint="eastAsia" w:ascii="宋体" w:hAnsi="宋体" w:eastAsia="宋体" w:cs="宋体"/>
          <w:sz w:val="24"/>
          <w:lang w:eastAsia="zh-CN"/>
        </w:rPr>
        <w:t>」</w:t>
      </w:r>
      <w:r>
        <w:rPr>
          <w:rFonts w:hint="eastAsia" w:ascii="宋体" w:hAnsi="宋体" w:eastAsia="宋体" w:cs="宋体"/>
          <w:sz w:val="24"/>
        </w:rPr>
        <w:t>的。这并非说</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不存在，而是说它无法被我们感知具体</w:t>
      </w:r>
      <w:r>
        <w:rPr>
          <w:rFonts w:hint="eastAsia" w:ascii="宋体" w:hAnsi="宋体" w:eastAsia="宋体" w:cs="宋体"/>
          <w:sz w:val="24"/>
          <w:lang w:eastAsia="zh-CN"/>
        </w:rPr>
        <w:t>「</w:t>
      </w:r>
      <w:r>
        <w:rPr>
          <w:rFonts w:hint="eastAsia" w:ascii="宋体" w:hAnsi="宋体" w:eastAsia="宋体" w:cs="宋体"/>
          <w:sz w:val="24"/>
        </w:rPr>
        <w:t>存在物</w:t>
      </w:r>
      <w:r>
        <w:rPr>
          <w:rFonts w:hint="eastAsia" w:ascii="宋体" w:hAnsi="宋体" w:eastAsia="宋体" w:cs="宋体"/>
          <w:sz w:val="24"/>
          <w:lang w:eastAsia="zh-CN"/>
        </w:rPr>
        <w:t>」</w:t>
      </w:r>
      <w:r>
        <w:rPr>
          <w:rFonts w:hint="eastAsia" w:ascii="宋体" w:hAnsi="宋体" w:eastAsia="宋体" w:cs="宋体"/>
          <w:sz w:val="24"/>
        </w:rPr>
        <w:t>的方式所把握。同样，</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并非不存在，而是</w:t>
      </w:r>
      <w:r>
        <w:rPr>
          <w:rFonts w:hint="eastAsia" w:ascii="宋体" w:hAnsi="宋体" w:eastAsia="宋体" w:cs="宋体"/>
          <w:sz w:val="24"/>
          <w:lang w:eastAsia="zh-CN"/>
        </w:rPr>
        <w:t>「</w:t>
      </w:r>
      <w:r>
        <w:rPr>
          <w:rFonts w:hint="eastAsia" w:ascii="宋体" w:hAnsi="宋体" w:eastAsia="宋体" w:cs="宋体"/>
          <w:sz w:val="24"/>
        </w:rPr>
        <w:t>非存在物</w:t>
      </w:r>
      <w:r>
        <w:rPr>
          <w:rFonts w:hint="eastAsia" w:ascii="宋体" w:hAnsi="宋体" w:eastAsia="宋体" w:cs="宋体"/>
          <w:sz w:val="24"/>
          <w:lang w:eastAsia="zh-CN"/>
        </w:rPr>
        <w:t>」</w:t>
      </w:r>
      <w:r>
        <w:rPr>
          <w:rFonts w:hint="eastAsia" w:ascii="宋体" w:hAnsi="宋体" w:eastAsia="宋体" w:cs="宋体"/>
          <w:sz w:val="24"/>
        </w:rPr>
        <w:t>（non-being, in the sense of not-a-thing）。它不具备任何确定的属性——没有形状、没有大小、没有颜色、没有位置——因为它是一切属性得以生成的条件。任何一种属性，都是对无限可能性的第一次限定和收敛。</w:t>
      </w:r>
    </w:p>
    <w:p w14:paraId="50D762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ED50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想象一张无限大的、纯白的画布。这张画布本身，并非一幅画，但它是一切画作得以被绘制的前提。然而，这个比喻仍有缺陷，因为它暗示了画布是一种被动的、静态的背景。而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远比这更为活跃。一个更贴切的形象，或许是一口持续沸腾的、蕴含着所有味道可能的</w:t>
      </w:r>
      <w:r>
        <w:rPr>
          <w:rFonts w:hint="eastAsia" w:ascii="宋体" w:hAnsi="宋体" w:eastAsia="宋体" w:cs="宋体"/>
          <w:sz w:val="24"/>
          <w:lang w:eastAsia="zh-CN"/>
        </w:rPr>
        <w:t>「</w:t>
      </w:r>
      <w:r>
        <w:rPr>
          <w:rFonts w:hint="eastAsia" w:ascii="宋体" w:hAnsi="宋体" w:eastAsia="宋体" w:cs="宋体"/>
          <w:sz w:val="24"/>
        </w:rPr>
        <w:t>浓汤</w:t>
      </w:r>
      <w:r>
        <w:rPr>
          <w:rFonts w:hint="eastAsia" w:ascii="宋体" w:hAnsi="宋体" w:eastAsia="宋体" w:cs="宋体"/>
          <w:sz w:val="24"/>
          <w:lang w:eastAsia="zh-CN"/>
        </w:rPr>
        <w:t>」</w:t>
      </w:r>
      <w:r>
        <w:rPr>
          <w:rFonts w:hint="eastAsia" w:ascii="宋体" w:hAnsi="宋体" w:eastAsia="宋体" w:cs="宋体"/>
          <w:sz w:val="24"/>
        </w:rPr>
        <w:t>。在这锅汤里，酸甜苦辣咸等所有味觉的可能性都以叠加态共存，在被舀出、冷却、结晶（即</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）之前，你无法说它是</w:t>
      </w:r>
      <w:r>
        <w:rPr>
          <w:rFonts w:hint="eastAsia" w:ascii="宋体" w:hAnsi="宋体" w:eastAsia="宋体" w:cs="宋体"/>
          <w:sz w:val="24"/>
          <w:lang w:eastAsia="zh-CN"/>
        </w:rPr>
        <w:t>「</w:t>
      </w:r>
      <w:r>
        <w:rPr>
          <w:rFonts w:hint="eastAsia" w:ascii="宋体" w:hAnsi="宋体" w:eastAsia="宋体" w:cs="宋体"/>
          <w:sz w:val="24"/>
        </w:rPr>
        <w:t>咸的</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甜的</w:t>
      </w:r>
      <w:r>
        <w:rPr>
          <w:rFonts w:hint="eastAsia" w:ascii="宋体" w:hAnsi="宋体" w:eastAsia="宋体" w:cs="宋体"/>
          <w:sz w:val="24"/>
          <w:lang w:eastAsia="zh-CN"/>
        </w:rPr>
        <w:t>」</w:t>
      </w:r>
      <w:r>
        <w:rPr>
          <w:rFonts w:hint="eastAsia" w:ascii="宋体" w:hAnsi="宋体" w:eastAsia="宋体" w:cs="宋体"/>
          <w:sz w:val="24"/>
        </w:rPr>
        <w:t>。它就是纯粹的</w:t>
      </w:r>
      <w:r>
        <w:rPr>
          <w:rFonts w:hint="eastAsia" w:ascii="宋体" w:hAnsi="宋体" w:eastAsia="宋体" w:cs="宋体"/>
          <w:sz w:val="24"/>
          <w:lang w:eastAsia="zh-CN"/>
        </w:rPr>
        <w:t>「</w:t>
      </w:r>
      <w:r>
        <w:rPr>
          <w:rFonts w:hint="eastAsia" w:ascii="宋体" w:hAnsi="宋体" w:eastAsia="宋体" w:cs="宋体"/>
          <w:sz w:val="24"/>
        </w:rPr>
        <w:t>可味性</w:t>
      </w:r>
      <w:r>
        <w:rPr>
          <w:rFonts w:hint="eastAsia" w:ascii="宋体" w:hAnsi="宋体" w:eastAsia="宋体" w:cs="宋体"/>
          <w:sz w:val="24"/>
          <w:lang w:eastAsia="zh-CN"/>
        </w:rPr>
        <w:t>」</w:t>
      </w:r>
      <w:r>
        <w:rPr>
          <w:rFonts w:hint="eastAsia" w:ascii="宋体" w:hAnsi="宋体" w:eastAsia="宋体" w:cs="宋体"/>
          <w:sz w:val="24"/>
        </w:rPr>
        <w:t>（taste-ability）。</w:t>
      </w:r>
    </w:p>
    <w:p w14:paraId="219A43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4447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的形而上学地位是第一性的、源始性的。它不是宇宙万物中的一员，而是宇宙万物得以成为其成员的那个</w:t>
      </w:r>
      <w:r>
        <w:rPr>
          <w:rFonts w:hint="eastAsia" w:ascii="宋体" w:hAnsi="宋体" w:eastAsia="宋体" w:cs="宋体"/>
          <w:sz w:val="24"/>
          <w:lang w:eastAsia="zh-CN"/>
        </w:rPr>
        <w:t>「</w:t>
      </w:r>
      <w:r>
        <w:rPr>
          <w:rFonts w:hint="eastAsia" w:ascii="宋体" w:hAnsi="宋体" w:eastAsia="宋体" w:cs="宋体"/>
          <w:sz w:val="24"/>
        </w:rPr>
        <w:t>会员资格</w:t>
      </w:r>
      <w:r>
        <w:rPr>
          <w:rFonts w:hint="eastAsia" w:ascii="宋体" w:hAnsi="宋体" w:eastAsia="宋体" w:cs="宋体"/>
          <w:sz w:val="24"/>
          <w:lang w:eastAsia="zh-CN"/>
        </w:rPr>
        <w:t>」</w:t>
      </w:r>
      <w:r>
        <w:rPr>
          <w:rFonts w:hint="eastAsia" w:ascii="宋体" w:hAnsi="宋体" w:eastAsia="宋体" w:cs="宋体"/>
          <w:sz w:val="24"/>
        </w:rPr>
        <w:t>本身。它不遵循我们宇宙内部的物理法则，因为物理法则本身就是从它无限的可能性中被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出来的一套特定规则。它是一切秩序的起源，但它自身并无秩序；它是一切形式的源泉，但它自身并无形式。</w:t>
      </w:r>
    </w:p>
    <w:p w14:paraId="302E2CE0">
      <w:pPr>
        <w:pStyle w:val="6"/>
        <w:bidi w:val="0"/>
        <w:rPr>
          <w:rFonts w:hint="eastAsia" w:ascii="宋体" w:hAnsi="宋体" w:eastAsia="宋体" w:cs="宋体"/>
        </w:rPr>
      </w:pPr>
      <w:r>
        <w:rPr>
          <w:rFonts w:hint="eastAsia" w:ascii="宋体" w:hAnsi="宋体" w:eastAsia="宋体" w:cs="宋体"/>
        </w:rPr>
        <w:t>过程优先于实体：作为纯粹</w:t>
      </w:r>
      <w:r>
        <w:rPr>
          <w:rFonts w:hint="eastAsia" w:ascii="宋体" w:hAnsi="宋体" w:eastAsia="宋体" w:cs="宋体"/>
          <w:lang w:eastAsia="zh-CN"/>
        </w:rPr>
        <w:t>「</w:t>
      </w:r>
      <w:r>
        <w:rPr>
          <w:rFonts w:hint="eastAsia" w:ascii="宋体" w:hAnsi="宋体" w:eastAsia="宋体" w:cs="宋体"/>
        </w:rPr>
        <w:t>生成</w:t>
      </w:r>
      <w:r>
        <w:rPr>
          <w:rFonts w:hint="eastAsia" w:ascii="宋体" w:hAnsi="宋体" w:eastAsia="宋体" w:cs="宋体"/>
          <w:lang w:eastAsia="zh-CN"/>
        </w:rPr>
        <w:t>」</w:t>
      </w:r>
      <w:r>
        <w:rPr>
          <w:rFonts w:hint="eastAsia" w:ascii="宋体" w:hAnsi="宋体" w:eastAsia="宋体" w:cs="宋体"/>
        </w:rPr>
        <w:t>的实在</w:t>
      </w:r>
    </w:p>
    <w:p w14:paraId="642F33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自古希腊的原子论者始，一种根深蒂固的形而上学假设便是</w:t>
      </w:r>
      <w:r>
        <w:rPr>
          <w:rFonts w:hint="eastAsia" w:ascii="宋体" w:hAnsi="宋体" w:eastAsia="宋体" w:cs="宋体"/>
          <w:sz w:val="24"/>
          <w:lang w:eastAsia="zh-CN"/>
        </w:rPr>
        <w:t>「</w:t>
      </w:r>
      <w:r>
        <w:rPr>
          <w:rFonts w:hint="eastAsia" w:ascii="宋体" w:hAnsi="宋体" w:eastAsia="宋体" w:cs="宋体"/>
          <w:sz w:val="24"/>
        </w:rPr>
        <w:t>实体实在论</w:t>
      </w:r>
      <w:r>
        <w:rPr>
          <w:rFonts w:hint="eastAsia" w:ascii="宋体" w:hAnsi="宋体" w:eastAsia="宋体" w:cs="宋体"/>
          <w:sz w:val="24"/>
          <w:lang w:eastAsia="zh-CN"/>
        </w:rPr>
        <w:t>」</w:t>
      </w:r>
      <w:r>
        <w:rPr>
          <w:rFonts w:hint="eastAsia" w:ascii="宋体" w:hAnsi="宋体" w:eastAsia="宋体" w:cs="宋体"/>
          <w:sz w:val="24"/>
        </w:rPr>
        <w:t>：认为世界最终是由一些不变的、构成性的基本单元（原子、基本粒子、实体）所组成的。变化与过程，被视为这些基本单元在空间中的重新排列组合，是次级的、派生的现象。</w:t>
      </w:r>
    </w:p>
    <w:p w14:paraId="06985A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1737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的观念，则要求一场彻底的哥白尼式革命：过程优先于实体。它本身不是一个静态的</w:t>
      </w:r>
      <w:r>
        <w:rPr>
          <w:rFonts w:hint="eastAsia" w:ascii="宋体" w:hAnsi="宋体" w:eastAsia="宋体" w:cs="宋体"/>
          <w:sz w:val="24"/>
          <w:lang w:eastAsia="zh-CN"/>
        </w:rPr>
        <w:t>「</w:t>
      </w:r>
      <w:r>
        <w:rPr>
          <w:rFonts w:hint="eastAsia" w:ascii="宋体" w:hAnsi="宋体" w:eastAsia="宋体" w:cs="宋体"/>
          <w:sz w:val="24"/>
        </w:rPr>
        <w:t>东西</w:t>
      </w:r>
      <w:r>
        <w:rPr>
          <w:rFonts w:hint="eastAsia" w:ascii="宋体" w:hAnsi="宋体" w:eastAsia="宋体" w:cs="宋体"/>
          <w:sz w:val="24"/>
          <w:lang w:eastAsia="zh-CN"/>
        </w:rPr>
        <w:t>」</w:t>
      </w:r>
      <w:r>
        <w:rPr>
          <w:rFonts w:hint="eastAsia" w:ascii="宋体" w:hAnsi="宋体" w:eastAsia="宋体" w:cs="宋体"/>
          <w:sz w:val="24"/>
        </w:rPr>
        <w:t>，而是一个动态的</w:t>
      </w:r>
      <w:r>
        <w:rPr>
          <w:rFonts w:hint="eastAsia" w:ascii="宋体" w:hAnsi="宋体" w:eastAsia="宋体" w:cs="宋体"/>
          <w:sz w:val="24"/>
          <w:lang w:eastAsia="zh-CN"/>
        </w:rPr>
        <w:t>「</w:t>
      </w:r>
      <w:r>
        <w:rPr>
          <w:rFonts w:hint="eastAsia" w:ascii="宋体" w:hAnsi="宋体" w:eastAsia="宋体" w:cs="宋体"/>
          <w:sz w:val="24"/>
        </w:rPr>
        <w:t>事件</w:t>
      </w:r>
      <w:r>
        <w:rPr>
          <w:rFonts w:hint="eastAsia" w:ascii="宋体" w:hAnsi="宋体" w:eastAsia="宋体" w:cs="宋体"/>
          <w:sz w:val="24"/>
          <w:lang w:eastAsia="zh-CN"/>
        </w:rPr>
        <w:t>」</w:t>
      </w:r>
      <w:r>
        <w:rPr>
          <w:rFonts w:hint="eastAsia" w:ascii="宋体" w:hAnsi="宋体" w:eastAsia="宋体" w:cs="宋体"/>
          <w:sz w:val="24"/>
        </w:rPr>
        <w:t>——一个永恒的</w:t>
      </w:r>
      <w:r>
        <w:rPr>
          <w:rFonts w:hint="eastAsia" w:ascii="宋体" w:hAnsi="宋体" w:eastAsia="宋体" w:cs="宋体"/>
          <w:sz w:val="24"/>
          <w:lang w:eastAsia="zh-CN"/>
        </w:rPr>
        <w:t>「</w:t>
      </w:r>
      <w:r>
        <w:rPr>
          <w:rFonts w:hint="eastAsia" w:ascii="宋体" w:hAnsi="宋体" w:eastAsia="宋体" w:cs="宋体"/>
          <w:sz w:val="24"/>
        </w:rPr>
        <w:t>生成过程</w:t>
      </w:r>
      <w:r>
        <w:rPr>
          <w:rFonts w:hint="eastAsia" w:ascii="宋体" w:hAnsi="宋体" w:eastAsia="宋体" w:cs="宋体"/>
          <w:sz w:val="24"/>
          <w:lang w:eastAsia="zh-CN"/>
        </w:rPr>
        <w:t>」</w:t>
      </w:r>
      <w:r>
        <w:rPr>
          <w:rFonts w:hint="eastAsia" w:ascii="宋体" w:hAnsi="宋体" w:eastAsia="宋体" w:cs="宋体"/>
          <w:sz w:val="24"/>
        </w:rPr>
        <w:t>（Becoming）。它不是名词，而是动词。宇宙的根本实在，不是一堆</w:t>
      </w:r>
      <w:r>
        <w:rPr>
          <w:rFonts w:hint="eastAsia" w:ascii="宋体" w:hAnsi="宋体" w:eastAsia="宋体" w:cs="宋体"/>
          <w:sz w:val="24"/>
          <w:lang w:eastAsia="zh-CN"/>
        </w:rPr>
        <w:t>「</w:t>
      </w:r>
      <w:r>
        <w:rPr>
          <w:rFonts w:hint="eastAsia" w:ascii="宋体" w:hAnsi="宋体" w:eastAsia="宋体" w:cs="宋体"/>
          <w:sz w:val="24"/>
        </w:rPr>
        <w:t>积木</w:t>
      </w:r>
      <w:r>
        <w:rPr>
          <w:rFonts w:hint="eastAsia" w:ascii="宋体" w:hAnsi="宋体" w:eastAsia="宋体" w:cs="宋体"/>
          <w:sz w:val="24"/>
          <w:lang w:eastAsia="zh-CN"/>
        </w:rPr>
        <w:t>」</w:t>
      </w:r>
      <w:r>
        <w:rPr>
          <w:rFonts w:hint="eastAsia" w:ascii="宋体" w:hAnsi="宋体" w:eastAsia="宋体" w:cs="宋体"/>
          <w:sz w:val="24"/>
        </w:rPr>
        <w:t>，而是一场持续不断的</w:t>
      </w:r>
      <w:r>
        <w:rPr>
          <w:rFonts w:hint="eastAsia" w:ascii="宋体" w:hAnsi="宋体" w:eastAsia="宋体" w:cs="宋体"/>
          <w:sz w:val="24"/>
          <w:lang w:eastAsia="zh-CN"/>
        </w:rPr>
        <w:t>「</w:t>
      </w:r>
      <w:r>
        <w:rPr>
          <w:rFonts w:hint="eastAsia" w:ascii="宋体" w:hAnsi="宋体" w:eastAsia="宋体" w:cs="宋体"/>
          <w:sz w:val="24"/>
        </w:rPr>
        <w:t>创造之舞</w:t>
      </w:r>
      <w:r>
        <w:rPr>
          <w:rFonts w:hint="eastAsia" w:ascii="宋体" w:hAnsi="宋体" w:eastAsia="宋体" w:cs="宋体"/>
          <w:sz w:val="24"/>
          <w:lang w:eastAsia="zh-CN"/>
        </w:rPr>
        <w:t>」</w:t>
      </w:r>
      <w:r>
        <w:rPr>
          <w:rFonts w:hint="eastAsia" w:ascii="宋体" w:hAnsi="宋体" w:eastAsia="宋体" w:cs="宋体"/>
          <w:sz w:val="24"/>
        </w:rPr>
        <w:t>。</w:t>
      </w:r>
    </w:p>
    <w:p w14:paraId="370AEC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58BE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我们可以从现代物理学中找到这一思想的遥远回响。在量子场论中，最基本的实在不是粒子，而是弥散于时空中的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。粒子，如电子或光子，被理解为场的</w:t>
      </w:r>
      <w:r>
        <w:rPr>
          <w:rFonts w:hint="eastAsia" w:ascii="宋体" w:hAnsi="宋体" w:eastAsia="宋体" w:cs="宋体"/>
          <w:sz w:val="24"/>
          <w:lang w:eastAsia="zh-CN"/>
        </w:rPr>
        <w:t>「</w:t>
      </w:r>
      <w:r>
        <w:rPr>
          <w:rFonts w:hint="eastAsia" w:ascii="宋体" w:hAnsi="宋体" w:eastAsia="宋体" w:cs="宋体"/>
          <w:sz w:val="24"/>
        </w:rPr>
        <w:t>激发态</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量子化的涟漪</w:t>
      </w:r>
      <w:r>
        <w:rPr>
          <w:rFonts w:hint="eastAsia" w:ascii="宋体" w:hAnsi="宋体" w:eastAsia="宋体" w:cs="宋体"/>
          <w:sz w:val="24"/>
          <w:lang w:eastAsia="zh-CN"/>
        </w:rPr>
        <w:t>」</w:t>
      </w:r>
      <w:r>
        <w:rPr>
          <w:rFonts w:hint="eastAsia" w:ascii="宋体" w:hAnsi="宋体" w:eastAsia="宋体" w:cs="宋体"/>
          <w:sz w:val="24"/>
        </w:rPr>
        <w:t>。这意味着，那个看似最坚实的</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——粒子，实际上是一个动态过程（场的激发）的产物。</w:t>
      </w:r>
    </w:p>
    <w:p w14:paraId="25E268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129B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将这一洞见推向了形而上学的极致。它就是那个终极的、唯一的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，但它甚至先于时空。我们所知的宇宙、时空、以及其中的所有量子场，都是这个终极</w:t>
      </w:r>
      <w:r>
        <w:rPr>
          <w:rFonts w:hint="eastAsia" w:ascii="宋体" w:hAnsi="宋体" w:eastAsia="宋体" w:cs="宋体"/>
          <w:sz w:val="24"/>
          <w:lang w:eastAsia="zh-CN"/>
        </w:rPr>
        <w:t>「</w:t>
      </w:r>
      <w:r>
        <w:rPr>
          <w:rFonts w:hint="eastAsia" w:ascii="宋体" w:hAnsi="宋体" w:eastAsia="宋体" w:cs="宋体"/>
          <w:sz w:val="24"/>
        </w:rPr>
        <w:t>可能性之场</w:t>
      </w:r>
      <w:r>
        <w:rPr>
          <w:rFonts w:hint="eastAsia" w:ascii="宋体" w:hAnsi="宋体" w:eastAsia="宋体" w:cs="宋体"/>
          <w:sz w:val="24"/>
          <w:lang w:eastAsia="zh-CN"/>
        </w:rPr>
        <w:t>」</w:t>
      </w:r>
      <w:r>
        <w:rPr>
          <w:rFonts w:hint="eastAsia" w:ascii="宋体" w:hAnsi="宋体" w:eastAsia="宋体" w:cs="宋体"/>
          <w:sz w:val="24"/>
        </w:rPr>
        <w:t>在第一次、也是最根本的一次</w:t>
      </w:r>
      <w:r>
        <w:rPr>
          <w:rFonts w:hint="eastAsia" w:ascii="宋体" w:hAnsi="宋体" w:eastAsia="宋体" w:cs="宋体"/>
          <w:sz w:val="24"/>
          <w:lang w:eastAsia="zh-CN"/>
        </w:rPr>
        <w:t>「</w:t>
      </w:r>
      <w:r>
        <w:rPr>
          <w:rFonts w:hint="eastAsia" w:ascii="宋体" w:hAnsi="宋体" w:eastAsia="宋体" w:cs="宋体"/>
          <w:sz w:val="24"/>
        </w:rPr>
        <w:t>激发</w:t>
      </w:r>
      <w:r>
        <w:rPr>
          <w:rFonts w:hint="eastAsia" w:ascii="宋体" w:hAnsi="宋体" w:eastAsia="宋体" w:cs="宋体"/>
          <w:sz w:val="24"/>
          <w:lang w:eastAsia="zh-CN"/>
        </w:rPr>
        <w:t>」</w:t>
      </w:r>
      <w:r>
        <w:rPr>
          <w:rFonts w:hint="eastAsia" w:ascii="宋体" w:hAnsi="宋体" w:eastAsia="宋体" w:cs="宋体"/>
          <w:sz w:val="24"/>
        </w:rPr>
        <w:t>（即观察的介入）后所形成的特定结构。</w:t>
      </w:r>
    </w:p>
    <w:p w14:paraId="5370AF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801D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因此，任何我们所见的</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——从一粒夸克到一颗恒星，再到一个生命体——都并非自足的、独立的</w:t>
      </w:r>
      <w:r>
        <w:rPr>
          <w:rFonts w:hint="eastAsia" w:ascii="宋体" w:hAnsi="宋体" w:eastAsia="宋体" w:cs="宋体"/>
          <w:sz w:val="24"/>
          <w:lang w:eastAsia="zh-CN"/>
        </w:rPr>
        <w:t>「</w:t>
      </w:r>
      <w:r>
        <w:rPr>
          <w:rFonts w:hint="eastAsia" w:ascii="宋体" w:hAnsi="宋体" w:eastAsia="宋体" w:cs="宋体"/>
          <w:sz w:val="24"/>
        </w:rPr>
        <w:t>东西</w:t>
      </w:r>
      <w:r>
        <w:rPr>
          <w:rFonts w:hint="eastAsia" w:ascii="宋体" w:hAnsi="宋体" w:eastAsia="宋体" w:cs="宋体"/>
          <w:sz w:val="24"/>
          <w:lang w:eastAsia="zh-CN"/>
        </w:rPr>
        <w:t>」</w:t>
      </w:r>
      <w:r>
        <w:rPr>
          <w:rFonts w:hint="eastAsia" w:ascii="宋体" w:hAnsi="宋体" w:eastAsia="宋体" w:cs="宋体"/>
          <w:sz w:val="24"/>
        </w:rPr>
        <w:t>。它们更像是一个动态过程中的</w:t>
      </w:r>
      <w:r>
        <w:rPr>
          <w:rFonts w:hint="eastAsia" w:ascii="宋体" w:hAnsi="宋体" w:eastAsia="宋体" w:cs="宋体"/>
          <w:sz w:val="24"/>
          <w:lang w:eastAsia="zh-CN"/>
        </w:rPr>
        <w:t>「</w:t>
      </w:r>
      <w:r>
        <w:rPr>
          <w:rFonts w:hint="eastAsia" w:ascii="宋体" w:hAnsi="宋体" w:eastAsia="宋体" w:cs="宋体"/>
          <w:sz w:val="24"/>
        </w:rPr>
        <w:t>稳定模式</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暂留形态</w:t>
      </w:r>
      <w:r>
        <w:rPr>
          <w:rFonts w:hint="eastAsia" w:ascii="宋体" w:hAnsi="宋体" w:eastAsia="宋体" w:cs="宋体"/>
          <w:sz w:val="24"/>
          <w:lang w:eastAsia="zh-CN"/>
        </w:rPr>
        <w:t>」</w:t>
      </w:r>
      <w:r>
        <w:rPr>
          <w:rFonts w:hint="eastAsia" w:ascii="宋体" w:hAnsi="宋体" w:eastAsia="宋体" w:cs="宋体"/>
          <w:sz w:val="24"/>
        </w:rPr>
        <w:t>，如同河流中一个相对稳定的漩涡。漩涡本身并非由固定的水分子构成，不断有新的水流卷入，旧的水流离开，但漩涡的形态得以在一段时间内保持。这个漩涡的</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，本质上是一个过程。同样，宇宙万物都是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这个终极过程中，因不同层级的观察而形成的、暂时稳定的</w:t>
      </w:r>
      <w:r>
        <w:rPr>
          <w:rFonts w:hint="eastAsia" w:ascii="宋体" w:hAnsi="宋体" w:eastAsia="宋体" w:cs="宋体"/>
          <w:sz w:val="24"/>
          <w:lang w:eastAsia="zh-CN"/>
        </w:rPr>
        <w:t>「</w:t>
      </w:r>
      <w:r>
        <w:rPr>
          <w:rFonts w:hint="eastAsia" w:ascii="宋体" w:hAnsi="宋体" w:eastAsia="宋体" w:cs="宋体"/>
          <w:sz w:val="24"/>
        </w:rPr>
        <w:t>收敛模式</w:t>
      </w:r>
      <w:r>
        <w:rPr>
          <w:rFonts w:hint="eastAsia" w:ascii="宋体" w:hAnsi="宋体" w:eastAsia="宋体" w:cs="宋体"/>
          <w:sz w:val="24"/>
          <w:lang w:eastAsia="zh-CN"/>
        </w:rPr>
        <w:t>」</w:t>
      </w:r>
      <w:r>
        <w:rPr>
          <w:rFonts w:hint="eastAsia" w:ascii="宋体" w:hAnsi="宋体" w:eastAsia="宋体" w:cs="宋体"/>
          <w:sz w:val="24"/>
        </w:rPr>
        <w:t>。这种观念，将世界的图景从一个静态的</w:t>
      </w:r>
      <w:r>
        <w:rPr>
          <w:rFonts w:hint="eastAsia" w:ascii="宋体" w:hAnsi="宋体" w:eastAsia="宋体" w:cs="宋体"/>
          <w:sz w:val="24"/>
          <w:lang w:eastAsia="zh-CN"/>
        </w:rPr>
        <w:t>「</w:t>
      </w:r>
      <w:r>
        <w:rPr>
          <w:rFonts w:hint="eastAsia" w:ascii="宋体" w:hAnsi="宋体" w:eastAsia="宋体" w:cs="宋体"/>
          <w:sz w:val="24"/>
        </w:rPr>
        <w:t>建筑</w:t>
      </w:r>
      <w:r>
        <w:rPr>
          <w:rFonts w:hint="eastAsia" w:ascii="宋体" w:hAnsi="宋体" w:eastAsia="宋体" w:cs="宋体"/>
          <w:sz w:val="24"/>
          <w:lang w:eastAsia="zh-CN"/>
        </w:rPr>
        <w:t>」</w:t>
      </w:r>
      <w:r>
        <w:rPr>
          <w:rFonts w:hint="eastAsia" w:ascii="宋体" w:hAnsi="宋体" w:eastAsia="宋体" w:cs="宋体"/>
          <w:sz w:val="24"/>
        </w:rPr>
        <w:t>，转变为一首动态的</w:t>
      </w:r>
      <w:r>
        <w:rPr>
          <w:rFonts w:hint="eastAsia" w:ascii="宋体" w:hAnsi="宋体" w:eastAsia="宋体" w:cs="宋体"/>
          <w:sz w:val="24"/>
          <w:lang w:eastAsia="zh-CN"/>
        </w:rPr>
        <w:t>「</w:t>
      </w:r>
      <w:r>
        <w:rPr>
          <w:rFonts w:hint="eastAsia" w:ascii="宋体" w:hAnsi="宋体" w:eastAsia="宋体" w:cs="宋体"/>
          <w:sz w:val="24"/>
        </w:rPr>
        <w:t>交响乐</w:t>
      </w:r>
      <w:r>
        <w:rPr>
          <w:rFonts w:hint="eastAsia" w:ascii="宋体" w:hAnsi="宋体" w:eastAsia="宋体" w:cs="宋体"/>
          <w:sz w:val="24"/>
          <w:lang w:eastAsia="zh-CN"/>
        </w:rPr>
        <w:t>」</w:t>
      </w:r>
      <w:r>
        <w:rPr>
          <w:rFonts w:hint="eastAsia" w:ascii="宋体" w:hAnsi="宋体" w:eastAsia="宋体" w:cs="宋体"/>
          <w:sz w:val="24"/>
        </w:rPr>
        <w:t>。</w:t>
      </w:r>
    </w:p>
    <w:p w14:paraId="6BA5A6CD">
      <w:pPr>
        <w:pStyle w:val="6"/>
        <w:bidi w:val="0"/>
        <w:rPr>
          <w:rFonts w:hint="eastAsia" w:ascii="宋体" w:hAnsi="宋体" w:eastAsia="宋体" w:cs="宋体"/>
        </w:rPr>
      </w:pPr>
      <w:r>
        <w:rPr>
          <w:rFonts w:hint="eastAsia" w:ascii="宋体" w:hAnsi="宋体" w:eastAsia="宋体" w:cs="宋体"/>
        </w:rPr>
        <w:t>无限、未分化与动态：基底的核心属性</w:t>
      </w:r>
    </w:p>
    <w:p w14:paraId="1C111F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基于上述讨论，我们可以总结出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的三个核心形而上学属性：</w:t>
      </w:r>
    </w:p>
    <w:p w14:paraId="53B8A8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B2709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限性（Infinity）：这种无限，不仅是空间或数量上的无限，更是质性上的无限。它包含了所有可能的宇宙、所有可能的物理常数、所有可能的生命形式、所有可能的意识状态、所有可能的逻辑体系。任何我们能想象和不能想象的</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，都只是其无限宝藏中的一粒微尘。它是一切</w:t>
      </w:r>
      <w:r>
        <w:rPr>
          <w:rFonts w:hint="eastAsia" w:ascii="宋体" w:hAnsi="宋体" w:eastAsia="宋体" w:cs="宋体"/>
          <w:sz w:val="24"/>
          <w:lang w:eastAsia="zh-CN"/>
        </w:rPr>
        <w:t>「</w:t>
      </w:r>
      <w:r>
        <w:rPr>
          <w:rFonts w:hint="eastAsia" w:ascii="宋体" w:hAnsi="宋体" w:eastAsia="宋体" w:cs="宋体"/>
          <w:sz w:val="24"/>
        </w:rPr>
        <w:t>集合</w:t>
      </w:r>
      <w:r>
        <w:rPr>
          <w:rFonts w:hint="eastAsia" w:ascii="宋体" w:hAnsi="宋体" w:eastAsia="宋体" w:cs="宋体"/>
          <w:sz w:val="24"/>
          <w:lang w:eastAsia="zh-CN"/>
        </w:rPr>
        <w:t>」</w:t>
      </w:r>
      <w:r>
        <w:rPr>
          <w:rFonts w:hint="eastAsia" w:ascii="宋体" w:hAnsi="宋体" w:eastAsia="宋体" w:cs="宋体"/>
          <w:sz w:val="24"/>
        </w:rPr>
        <w:t>的集合，是终极的</w:t>
      </w:r>
      <w:r>
        <w:rPr>
          <w:rFonts w:hint="eastAsia" w:ascii="宋体" w:hAnsi="宋体" w:eastAsia="宋体" w:cs="宋体"/>
          <w:sz w:val="24"/>
          <w:lang w:eastAsia="zh-CN"/>
        </w:rPr>
        <w:t>「</w:t>
      </w:r>
      <w:r>
        <w:rPr>
          <w:rFonts w:hint="eastAsia" w:ascii="宋体" w:hAnsi="宋体" w:eastAsia="宋体" w:cs="宋体"/>
          <w:sz w:val="24"/>
        </w:rPr>
        <w:t>元系统</w:t>
      </w:r>
      <w:r>
        <w:rPr>
          <w:rFonts w:hint="eastAsia" w:ascii="宋体" w:hAnsi="宋体" w:eastAsia="宋体" w:cs="宋体"/>
          <w:sz w:val="24"/>
          <w:lang w:eastAsia="zh-CN"/>
        </w:rPr>
        <w:t>」</w:t>
      </w:r>
      <w:r>
        <w:rPr>
          <w:rFonts w:hint="eastAsia" w:ascii="宋体" w:hAnsi="宋体" w:eastAsia="宋体" w:cs="宋体"/>
          <w:sz w:val="24"/>
        </w:rPr>
        <w:t>。</w:t>
      </w:r>
    </w:p>
    <w:p w14:paraId="72F6C01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AE11A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未分化性（Undifferentiation）：在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的原始状态中，不存在任何二元对立。没有主体与客体的分别，因为</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被观察者</w:t>
      </w:r>
      <w:r>
        <w:rPr>
          <w:rFonts w:hint="eastAsia" w:ascii="宋体" w:hAnsi="宋体" w:eastAsia="宋体" w:cs="宋体"/>
          <w:sz w:val="24"/>
          <w:lang w:eastAsia="zh-CN"/>
        </w:rPr>
        <w:t>」</w:t>
      </w:r>
      <w:r>
        <w:rPr>
          <w:rFonts w:hint="eastAsia" w:ascii="宋体" w:hAnsi="宋体" w:eastAsia="宋体" w:cs="宋体"/>
          <w:sz w:val="24"/>
        </w:rPr>
        <w:t>尚未从这片统一的实在中分化出来。没有时间与空间的区隔，因为时空连续体本身就是一种特定的收敛结构。没有原因与结果的链条，因为因果律是一套在特定时空结构中才生效的规则。它</w:t>
      </w:r>
      <w:r>
        <w:rPr>
          <w:rFonts w:hint="eastAsia" w:ascii="宋体" w:hAnsi="宋体" w:eastAsia="宋体" w:cs="宋体"/>
          <w:sz w:val="24"/>
          <w:lang w:val="en-US" w:eastAsia="zh-CN"/>
        </w:rPr>
        <w:t>始终处于「未完成」的</w:t>
      </w:r>
      <w:r>
        <w:rPr>
          <w:rFonts w:hint="eastAsia" w:ascii="宋体" w:hAnsi="宋体" w:eastAsia="宋体" w:cs="宋体"/>
          <w:sz w:val="24"/>
        </w:rPr>
        <w:t>状态，任何形式的</w:t>
      </w:r>
      <w:r>
        <w:rPr>
          <w:rFonts w:hint="eastAsia" w:ascii="宋体" w:hAnsi="宋体" w:eastAsia="宋体" w:cs="宋体"/>
          <w:sz w:val="24"/>
          <w:lang w:eastAsia="zh-CN"/>
        </w:rPr>
        <w:t>「</w:t>
      </w:r>
      <w:r>
        <w:rPr>
          <w:rFonts w:hint="eastAsia" w:ascii="宋体" w:hAnsi="宋体" w:eastAsia="宋体" w:cs="宋体"/>
          <w:sz w:val="24"/>
          <w:lang w:val="en-US" w:eastAsia="zh-CN"/>
        </w:rPr>
        <w:t>完成</w:t>
      </w:r>
      <w:r>
        <w:rPr>
          <w:rFonts w:hint="eastAsia" w:ascii="宋体" w:hAnsi="宋体" w:eastAsia="宋体" w:cs="宋体"/>
          <w:sz w:val="24"/>
          <w:lang w:eastAsia="zh-CN"/>
        </w:rPr>
        <w:t>」</w:t>
      </w:r>
      <w:r>
        <w:rPr>
          <w:rFonts w:hint="eastAsia" w:ascii="宋体" w:hAnsi="宋体" w:eastAsia="宋体" w:cs="宋体"/>
          <w:sz w:val="24"/>
        </w:rPr>
        <w:t>都意味着</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的发生。</w:t>
      </w:r>
    </w:p>
    <w:p w14:paraId="79CB1C3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F72FB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动态性（Dynamism）：这或许是它最关键、也最反直觉的属性。这个前本体论的</w:t>
      </w:r>
      <w:r>
        <w:rPr>
          <w:rFonts w:hint="eastAsia" w:ascii="宋体" w:hAnsi="宋体" w:eastAsia="宋体" w:cs="宋体"/>
          <w:sz w:val="24"/>
          <w:lang w:eastAsia="zh-CN"/>
        </w:rPr>
        <w:t>「</w:t>
      </w:r>
      <w:r>
        <w:rPr>
          <w:rFonts w:hint="eastAsia" w:ascii="宋体" w:hAnsi="宋体" w:eastAsia="宋体" w:cs="宋体"/>
          <w:sz w:val="24"/>
        </w:rPr>
        <w:t>场</w:t>
      </w:r>
      <w:r>
        <w:rPr>
          <w:rFonts w:hint="eastAsia" w:ascii="宋体" w:hAnsi="宋体" w:eastAsia="宋体" w:cs="宋体"/>
          <w:sz w:val="24"/>
          <w:lang w:eastAsia="zh-CN"/>
        </w:rPr>
        <w:t>」</w:t>
      </w:r>
      <w:r>
        <w:rPr>
          <w:rFonts w:hint="eastAsia" w:ascii="宋体" w:hAnsi="宋体" w:eastAsia="宋体" w:cs="宋体"/>
          <w:sz w:val="24"/>
        </w:rPr>
        <w:t>并非一片死寂的、被动的虚空，等待着外力来赋予其形式。它自身就充满了内在的、无穷的</w:t>
      </w:r>
      <w:r>
        <w:rPr>
          <w:rFonts w:hint="eastAsia" w:ascii="宋体" w:hAnsi="宋体" w:eastAsia="宋体" w:cs="宋体"/>
          <w:sz w:val="24"/>
          <w:lang w:eastAsia="zh-CN"/>
        </w:rPr>
        <w:t>「</w:t>
      </w:r>
      <w:r>
        <w:rPr>
          <w:rFonts w:hint="eastAsia" w:ascii="宋体" w:hAnsi="宋体" w:eastAsia="宋体" w:cs="宋体"/>
          <w:sz w:val="24"/>
        </w:rPr>
        <w:t>创生冲动</w:t>
      </w:r>
      <w:r>
        <w:rPr>
          <w:rFonts w:hint="eastAsia" w:ascii="宋体" w:hAnsi="宋体" w:eastAsia="宋体" w:cs="宋体"/>
          <w:sz w:val="24"/>
          <w:lang w:eastAsia="zh-CN"/>
        </w:rPr>
        <w:t>」</w:t>
      </w:r>
      <w:r>
        <w:rPr>
          <w:rFonts w:hint="eastAsia" w:ascii="宋体" w:hAnsi="宋体" w:eastAsia="宋体" w:cs="宋体"/>
          <w:sz w:val="24"/>
        </w:rPr>
        <w:t>（generative impulse）。它是一片</w:t>
      </w:r>
      <w:r>
        <w:rPr>
          <w:rFonts w:hint="eastAsia" w:ascii="宋体" w:hAnsi="宋体" w:eastAsia="宋体" w:cs="宋体"/>
          <w:sz w:val="24"/>
          <w:lang w:eastAsia="zh-CN"/>
        </w:rPr>
        <w:t>「</w:t>
      </w:r>
      <w:r>
        <w:rPr>
          <w:rFonts w:hint="eastAsia" w:ascii="宋体" w:hAnsi="宋体" w:eastAsia="宋体" w:cs="宋体"/>
          <w:sz w:val="24"/>
        </w:rPr>
        <w:t>沸腾的虚空</w:t>
      </w:r>
      <w:r>
        <w:rPr>
          <w:rFonts w:hint="eastAsia" w:ascii="宋体" w:hAnsi="宋体" w:eastAsia="宋体" w:cs="宋体"/>
          <w:sz w:val="24"/>
          <w:lang w:eastAsia="zh-CN"/>
        </w:rPr>
        <w:t>」</w:t>
      </w:r>
      <w:r>
        <w:rPr>
          <w:rFonts w:hint="eastAsia" w:ascii="宋体" w:hAnsi="宋体" w:eastAsia="宋体" w:cs="宋体"/>
          <w:sz w:val="24"/>
        </w:rPr>
        <w:t>，一个</w:t>
      </w:r>
      <w:r>
        <w:rPr>
          <w:rFonts w:hint="eastAsia" w:ascii="宋体" w:hAnsi="宋体" w:eastAsia="宋体" w:cs="宋体"/>
          <w:sz w:val="24"/>
          <w:lang w:eastAsia="zh-CN"/>
        </w:rPr>
        <w:t>「</w:t>
      </w:r>
      <w:r>
        <w:rPr>
          <w:rFonts w:hint="eastAsia" w:ascii="宋体" w:hAnsi="宋体" w:eastAsia="宋体" w:cs="宋体"/>
          <w:sz w:val="24"/>
        </w:rPr>
        <w:t>喧嚣的寂静</w:t>
      </w:r>
      <w:r>
        <w:rPr>
          <w:rFonts w:hint="eastAsia" w:ascii="宋体" w:hAnsi="宋体" w:eastAsia="宋体" w:cs="宋体"/>
          <w:sz w:val="24"/>
          <w:lang w:eastAsia="zh-CN"/>
        </w:rPr>
        <w:t>」</w:t>
      </w:r>
      <w:r>
        <w:rPr>
          <w:rFonts w:hint="eastAsia" w:ascii="宋体" w:hAnsi="宋体" w:eastAsia="宋体" w:cs="宋体"/>
          <w:sz w:val="24"/>
        </w:rPr>
        <w:t>。这种内在的动态性，是</w:t>
      </w:r>
      <w:r>
        <w:rPr>
          <w:rFonts w:hint="eastAsia" w:ascii="宋体" w:hAnsi="宋体" w:eastAsia="宋体" w:cs="宋体"/>
          <w:sz w:val="24"/>
          <w:lang w:eastAsia="zh-CN"/>
        </w:rPr>
        <w:t>「</w:t>
      </w:r>
      <w:r>
        <w:rPr>
          <w:rFonts w:hint="eastAsia" w:ascii="宋体" w:hAnsi="宋体" w:eastAsia="宋体" w:cs="宋体"/>
          <w:sz w:val="24"/>
        </w:rPr>
        <w:t>无</w:t>
      </w:r>
      <w:r>
        <w:rPr>
          <w:rFonts w:hint="eastAsia" w:ascii="宋体" w:hAnsi="宋体" w:eastAsia="宋体" w:cs="宋体"/>
          <w:sz w:val="24"/>
          <w:lang w:eastAsia="zh-CN"/>
        </w:rPr>
        <w:t>」</w:t>
      </w:r>
      <w:r>
        <w:rPr>
          <w:rFonts w:hint="eastAsia" w:ascii="宋体" w:hAnsi="宋体" w:eastAsia="宋体" w:cs="宋体"/>
          <w:sz w:val="24"/>
        </w:rPr>
        <w:t>中能生</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的根本保证。它不是在等待被创造，它本身就是</w:t>
      </w:r>
      <w:r>
        <w:rPr>
          <w:rFonts w:hint="eastAsia" w:ascii="宋体" w:hAnsi="宋体" w:eastAsia="宋体" w:cs="宋体"/>
          <w:sz w:val="24"/>
          <w:lang w:eastAsia="zh-CN"/>
        </w:rPr>
        <w:t>「</w:t>
      </w:r>
      <w:r>
        <w:rPr>
          <w:rFonts w:hint="eastAsia" w:ascii="宋体" w:hAnsi="宋体" w:eastAsia="宋体" w:cs="宋体"/>
          <w:sz w:val="24"/>
        </w:rPr>
        <w:t>创造性</w:t>
      </w:r>
      <w:r>
        <w:rPr>
          <w:rFonts w:hint="eastAsia" w:ascii="宋体" w:hAnsi="宋体" w:eastAsia="宋体" w:cs="宋体"/>
          <w:sz w:val="24"/>
          <w:lang w:eastAsia="zh-CN"/>
        </w:rPr>
        <w:t>」</w:t>
      </w:r>
      <w:r>
        <w:rPr>
          <w:rFonts w:hint="eastAsia" w:ascii="宋体" w:hAnsi="宋体" w:eastAsia="宋体" w:cs="宋体"/>
          <w:sz w:val="24"/>
        </w:rPr>
        <w:t>（Creativity）本身。</w:t>
      </w:r>
    </w:p>
    <w:p w14:paraId="2F82C9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6022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的形而上学地位，可以被定义为：一个无限的、未分化的、动态的、作为纯粹生成过程的前本体论实在，它优先于一切实体、法则和二元对立，是宇宙万物得以涌现的终极源泉。</w:t>
      </w:r>
    </w:p>
    <w:p w14:paraId="28B848F9">
      <w:pPr>
        <w:pStyle w:val="5"/>
        <w:bidi w:val="0"/>
        <w:rPr>
          <w:rFonts w:hint="eastAsia" w:ascii="宋体" w:hAnsi="宋体" w:eastAsia="宋体" w:cs="宋体"/>
        </w:rPr>
      </w:pPr>
      <w:r>
        <w:rPr>
          <w:rFonts w:hint="eastAsia" w:ascii="宋体" w:hAnsi="宋体" w:eastAsia="宋体" w:cs="宋体"/>
        </w:rPr>
        <w:t>与现代物理学的对话</w:t>
      </w:r>
    </w:p>
    <w:p w14:paraId="7BFC94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将一个形而上学的概念与经验科学进行对话，是一件需要格外谨慎的事情。我们必须明确，</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是一个哲学本体论的设定，它不可被物理实验直接证实或证伪。然而，现代物理学，特别是量子力学和宇宙学，在其探索物质世界最深层结构时，所揭示出的图景和遭遇的困惑，却与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的观念产生了惊人的共鸣。物理学的某些前沿概念，可以被视为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在我们这个特定宇宙中投下的</w:t>
      </w:r>
      <w:r>
        <w:rPr>
          <w:rFonts w:hint="eastAsia" w:ascii="宋体" w:hAnsi="宋体" w:eastAsia="宋体" w:cs="宋体"/>
          <w:sz w:val="24"/>
          <w:lang w:eastAsia="zh-CN"/>
        </w:rPr>
        <w:t>「</w:t>
      </w:r>
      <w:r>
        <w:rPr>
          <w:rFonts w:hint="eastAsia" w:ascii="宋体" w:hAnsi="宋体" w:eastAsia="宋体" w:cs="宋体"/>
          <w:sz w:val="24"/>
        </w:rPr>
        <w:t>影子</w:t>
      </w:r>
      <w:r>
        <w:rPr>
          <w:rFonts w:hint="eastAsia" w:ascii="宋体" w:hAnsi="宋体" w:eastAsia="宋体" w:cs="宋体"/>
          <w:sz w:val="24"/>
          <w:lang w:eastAsia="zh-CN"/>
        </w:rPr>
        <w:t>」</w:t>
      </w:r>
      <w:r>
        <w:rPr>
          <w:rFonts w:hint="eastAsia" w:ascii="宋体" w:hAnsi="宋体" w:eastAsia="宋体" w:cs="宋体"/>
          <w:sz w:val="24"/>
        </w:rPr>
        <w:t>或留下的</w:t>
      </w:r>
      <w:r>
        <w:rPr>
          <w:rFonts w:hint="eastAsia" w:ascii="宋体" w:hAnsi="宋体" w:eastAsia="宋体" w:cs="宋体"/>
          <w:sz w:val="24"/>
          <w:lang w:eastAsia="zh-CN"/>
        </w:rPr>
        <w:t>「</w:t>
      </w:r>
      <w:r>
        <w:rPr>
          <w:rFonts w:hint="eastAsia" w:ascii="宋体" w:hAnsi="宋体" w:eastAsia="宋体" w:cs="宋体"/>
          <w:sz w:val="24"/>
        </w:rPr>
        <w:t>痕迹</w:t>
      </w:r>
      <w:r>
        <w:rPr>
          <w:rFonts w:hint="eastAsia" w:ascii="宋体" w:hAnsi="宋体" w:eastAsia="宋体" w:cs="宋体"/>
          <w:sz w:val="24"/>
          <w:lang w:eastAsia="zh-CN"/>
        </w:rPr>
        <w:t>」</w:t>
      </w:r>
      <w:r>
        <w:rPr>
          <w:rFonts w:hint="eastAsia" w:ascii="宋体" w:hAnsi="宋体" w:eastAsia="宋体" w:cs="宋体"/>
          <w:sz w:val="24"/>
        </w:rPr>
        <w:t>。</w:t>
      </w:r>
    </w:p>
    <w:p w14:paraId="105531D3">
      <w:pPr>
        <w:pStyle w:val="6"/>
        <w:bidi w:val="0"/>
        <w:rPr>
          <w:rFonts w:hint="eastAsia" w:ascii="宋体" w:hAnsi="宋体" w:eastAsia="宋体" w:cs="宋体"/>
          <w:lang w:eastAsia="zh-CN"/>
        </w:rPr>
      </w:pPr>
      <w:r>
        <w:rPr>
          <w:rFonts w:hint="eastAsia" w:ascii="宋体" w:hAnsi="宋体" w:eastAsia="宋体" w:cs="宋体"/>
        </w:rPr>
        <w:t>量子波函数：一个有限系统的</w:t>
      </w:r>
      <w:r>
        <w:rPr>
          <w:rFonts w:hint="eastAsia" w:ascii="宋体" w:hAnsi="宋体" w:eastAsia="宋体" w:cs="宋体"/>
          <w:lang w:eastAsia="zh-CN"/>
        </w:rPr>
        <w:t>「</w:t>
      </w:r>
      <w:r>
        <w:rPr>
          <w:rFonts w:hint="eastAsia" w:ascii="宋体" w:hAnsi="宋体" w:eastAsia="宋体" w:cs="宋体"/>
        </w:rPr>
        <w:t>可能性之影</w:t>
      </w:r>
      <w:r>
        <w:rPr>
          <w:rFonts w:hint="eastAsia" w:ascii="宋体" w:hAnsi="宋体" w:eastAsia="宋体" w:cs="宋体"/>
          <w:lang w:eastAsia="zh-CN"/>
        </w:rPr>
        <w:t>」</w:t>
      </w:r>
    </w:p>
    <w:p w14:paraId="58FAE2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量子力学是与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观念最直接呼应的物理学分支。根据量子力学的标准诠释（哥本哈根诠释），一个微观系统（如一个电子）在被测量之前，其状态并非确定的，而是由一个名为</w:t>
      </w:r>
      <w:r>
        <w:rPr>
          <w:rFonts w:hint="eastAsia" w:ascii="宋体" w:hAnsi="宋体" w:eastAsia="宋体" w:cs="宋体"/>
          <w:sz w:val="24"/>
          <w:lang w:eastAsia="zh-CN"/>
        </w:rPr>
        <w:t>「</w:t>
      </w:r>
      <w:r>
        <w:rPr>
          <w:rFonts w:hint="eastAsia" w:ascii="宋体" w:hAnsi="宋体" w:eastAsia="宋体" w:cs="宋体"/>
          <w:sz w:val="24"/>
        </w:rPr>
        <w:t>波函数</w:t>
      </w:r>
      <w:r>
        <w:rPr>
          <w:rFonts w:hint="eastAsia" w:ascii="宋体" w:hAnsi="宋体" w:eastAsia="宋体" w:cs="宋体"/>
          <w:sz w:val="24"/>
          <w:lang w:eastAsia="zh-CN"/>
        </w:rPr>
        <w:t>」</w:t>
      </w:r>
      <w:r>
        <w:rPr>
          <w:rFonts w:hint="eastAsia" w:ascii="宋体" w:hAnsi="宋体" w:eastAsia="宋体" w:cs="宋体"/>
          <w:sz w:val="24"/>
        </w:rPr>
        <w:t>（Wave Function）的数学对象来描述。波函数包含了该系统所有可能状态（如可能的位置、动量）及其对应的概率幅。这个电子并非</w:t>
      </w:r>
      <w:r>
        <w:rPr>
          <w:rFonts w:hint="eastAsia" w:ascii="宋体" w:hAnsi="宋体" w:eastAsia="宋体" w:cs="宋体"/>
          <w:sz w:val="24"/>
          <w:lang w:eastAsia="zh-CN"/>
        </w:rPr>
        <w:t>「</w:t>
      </w:r>
      <w:r>
        <w:rPr>
          <w:rFonts w:hint="eastAsia" w:ascii="宋体" w:hAnsi="宋体" w:eastAsia="宋体" w:cs="宋体"/>
          <w:sz w:val="24"/>
        </w:rPr>
        <w:t>真的</w:t>
      </w:r>
      <w:r>
        <w:rPr>
          <w:rFonts w:hint="eastAsia" w:ascii="宋体" w:hAnsi="宋体" w:eastAsia="宋体" w:cs="宋体"/>
          <w:sz w:val="24"/>
          <w:lang w:eastAsia="zh-CN"/>
        </w:rPr>
        <w:t>」</w:t>
      </w:r>
      <w:r>
        <w:rPr>
          <w:rFonts w:hint="eastAsia" w:ascii="宋体" w:hAnsi="宋体" w:eastAsia="宋体" w:cs="宋体"/>
          <w:sz w:val="24"/>
        </w:rPr>
        <w:t>在某个地方而我们不知道，而是以一种</w:t>
      </w:r>
      <w:r>
        <w:rPr>
          <w:rFonts w:hint="eastAsia" w:ascii="宋体" w:hAnsi="宋体" w:eastAsia="宋体" w:cs="宋体"/>
          <w:sz w:val="24"/>
          <w:lang w:eastAsia="zh-CN"/>
        </w:rPr>
        <w:t>「</w:t>
      </w:r>
      <w:r>
        <w:rPr>
          <w:rFonts w:hint="eastAsia" w:ascii="宋体" w:hAnsi="宋体" w:eastAsia="宋体" w:cs="宋体"/>
          <w:sz w:val="24"/>
        </w:rPr>
        <w:t>叠加态</w:t>
      </w:r>
      <w:r>
        <w:rPr>
          <w:rFonts w:hint="eastAsia" w:ascii="宋体" w:hAnsi="宋体" w:eastAsia="宋体" w:cs="宋体"/>
          <w:sz w:val="24"/>
          <w:lang w:eastAsia="zh-CN"/>
        </w:rPr>
        <w:t>」</w:t>
      </w:r>
      <w:r>
        <w:rPr>
          <w:rFonts w:hint="eastAsia" w:ascii="宋体" w:hAnsi="宋体" w:eastAsia="宋体" w:cs="宋体"/>
          <w:sz w:val="24"/>
        </w:rPr>
        <w:t>（Superposition）的方式，同时潜在地处于所有可能的位置。</w:t>
      </w:r>
    </w:p>
    <w:p w14:paraId="2E25AA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4D3E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波函数</w:t>
      </w:r>
      <w:r>
        <w:rPr>
          <w:rFonts w:hint="eastAsia" w:ascii="宋体" w:hAnsi="宋体" w:eastAsia="宋体" w:cs="宋体"/>
          <w:sz w:val="24"/>
          <w:lang w:eastAsia="zh-CN"/>
        </w:rPr>
        <w:t>」</w:t>
      </w:r>
      <w:r>
        <w:rPr>
          <w:rFonts w:hint="eastAsia" w:ascii="宋体" w:hAnsi="宋体" w:eastAsia="宋体" w:cs="宋体"/>
          <w:sz w:val="24"/>
        </w:rPr>
        <w:t>所描述的叠加态，可以被完美地理解为：针对一个有限物理系统而言的、一个局域的、数学化的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。它精确地捕捉了</w:t>
      </w:r>
      <w:r>
        <w:rPr>
          <w:rFonts w:hint="eastAsia" w:ascii="宋体" w:hAnsi="宋体" w:eastAsia="宋体" w:cs="宋体"/>
          <w:sz w:val="24"/>
          <w:lang w:eastAsia="zh-CN"/>
        </w:rPr>
        <w:t>「</w:t>
      </w:r>
      <w:r>
        <w:rPr>
          <w:rFonts w:hint="eastAsia" w:ascii="宋体" w:hAnsi="宋体" w:eastAsia="宋体" w:cs="宋体"/>
          <w:sz w:val="24"/>
        </w:rPr>
        <w:t>将是未是</w:t>
      </w:r>
      <w:r>
        <w:rPr>
          <w:rFonts w:hint="eastAsia" w:ascii="宋体" w:hAnsi="宋体" w:eastAsia="宋体" w:cs="宋体"/>
          <w:sz w:val="24"/>
          <w:lang w:eastAsia="zh-CN"/>
        </w:rPr>
        <w:t>」</w:t>
      </w:r>
      <w:r>
        <w:rPr>
          <w:rFonts w:hint="eastAsia" w:ascii="宋体" w:hAnsi="宋体" w:eastAsia="宋体" w:cs="宋体"/>
          <w:sz w:val="24"/>
        </w:rPr>
        <w:t>的本质。而物理学中的</w:t>
      </w:r>
      <w:r>
        <w:rPr>
          <w:rFonts w:hint="eastAsia" w:ascii="宋体" w:hAnsi="宋体" w:eastAsia="宋体" w:cs="宋体"/>
          <w:sz w:val="24"/>
          <w:lang w:eastAsia="zh-CN"/>
        </w:rPr>
        <w:t>「</w:t>
      </w:r>
      <w:r>
        <w:rPr>
          <w:rFonts w:hint="eastAsia" w:ascii="宋体" w:hAnsi="宋体" w:eastAsia="宋体" w:cs="宋体"/>
          <w:sz w:val="24"/>
        </w:rPr>
        <w:t>测量</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观测</w:t>
      </w:r>
      <w:r>
        <w:rPr>
          <w:rFonts w:hint="eastAsia" w:ascii="宋体" w:hAnsi="宋体" w:eastAsia="宋体" w:cs="宋体"/>
          <w:sz w:val="24"/>
          <w:lang w:eastAsia="zh-CN"/>
        </w:rPr>
        <w:t>」</w:t>
      </w:r>
      <w:r>
        <w:rPr>
          <w:rFonts w:hint="eastAsia" w:ascii="宋体" w:hAnsi="宋体" w:eastAsia="宋体" w:cs="宋体"/>
          <w:sz w:val="24"/>
        </w:rPr>
        <w:t>，则扮演了本书中</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的角色。当一个宏观的测量仪器与该电子发生相互作用时，神奇的事情发生了：</w:t>
      </w:r>
      <w:r>
        <w:rPr>
          <w:rFonts w:hint="eastAsia" w:ascii="宋体" w:hAnsi="宋体" w:eastAsia="宋体" w:cs="宋体"/>
          <w:sz w:val="24"/>
          <w:lang w:eastAsia="zh-CN"/>
        </w:rPr>
        <w:t>「</w:t>
      </w:r>
      <w:r>
        <w:rPr>
          <w:rFonts w:hint="eastAsia" w:ascii="宋体" w:hAnsi="宋体" w:eastAsia="宋体" w:cs="宋体"/>
          <w:sz w:val="24"/>
        </w:rPr>
        <w:t>波函数的坍缩</w:t>
      </w:r>
      <w:r>
        <w:rPr>
          <w:rFonts w:hint="eastAsia" w:ascii="宋体" w:hAnsi="宋体" w:eastAsia="宋体" w:cs="宋体"/>
          <w:sz w:val="24"/>
          <w:lang w:eastAsia="zh-CN"/>
        </w:rPr>
        <w:t>」</w:t>
      </w:r>
      <w:r>
        <w:rPr>
          <w:rFonts w:hint="eastAsia" w:ascii="宋体" w:hAnsi="宋体" w:eastAsia="宋体" w:cs="宋体"/>
          <w:sz w:val="24"/>
        </w:rPr>
        <w:t>（Collapse of the Wave Function）。叠加态瞬间消失，电子从无数种可能性中随机地</w:t>
      </w:r>
      <w:r>
        <w:rPr>
          <w:rFonts w:hint="eastAsia" w:ascii="宋体" w:hAnsi="宋体" w:eastAsia="宋体" w:cs="宋体"/>
          <w:sz w:val="24"/>
          <w:lang w:eastAsia="zh-CN"/>
        </w:rPr>
        <w:t>「</w:t>
      </w:r>
      <w:r>
        <w:rPr>
          <w:rFonts w:hint="eastAsia" w:ascii="宋体" w:hAnsi="宋体" w:eastAsia="宋体" w:cs="宋体"/>
          <w:sz w:val="24"/>
        </w:rPr>
        <w:t>选择</w:t>
      </w:r>
      <w:r>
        <w:rPr>
          <w:rFonts w:hint="eastAsia" w:ascii="宋体" w:hAnsi="宋体" w:eastAsia="宋体" w:cs="宋体"/>
          <w:sz w:val="24"/>
          <w:lang w:eastAsia="zh-CN"/>
        </w:rPr>
        <w:t>」</w:t>
      </w:r>
      <w:r>
        <w:rPr>
          <w:rFonts w:hint="eastAsia" w:ascii="宋体" w:hAnsi="宋体" w:eastAsia="宋体" w:cs="宋体"/>
          <w:sz w:val="24"/>
        </w:rPr>
        <w:t>了一个，从而在我们的现实中显化为一个具有确定位置的粒子。</w:t>
      </w:r>
    </w:p>
    <w:p w14:paraId="1DEB08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12DE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这个过程，与</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导致</w:t>
      </w:r>
      <w:r>
        <w:rPr>
          <w:rFonts w:hint="eastAsia" w:ascii="宋体" w:hAnsi="宋体" w:eastAsia="宋体" w:cs="宋体"/>
          <w:sz w:val="24"/>
          <w:lang w:eastAsia="zh-CN"/>
        </w:rPr>
        <w:t>「</w:t>
      </w:r>
      <w:r>
        <w:rPr>
          <w:rFonts w:hint="eastAsia" w:ascii="宋体" w:hAnsi="宋体" w:eastAsia="宋体" w:cs="宋体"/>
          <w:sz w:val="24"/>
        </w:rPr>
        <w:t>可能性收敛</w:t>
      </w:r>
      <w:r>
        <w:rPr>
          <w:rFonts w:hint="eastAsia" w:ascii="宋体" w:hAnsi="宋体" w:eastAsia="宋体" w:cs="宋体"/>
          <w:sz w:val="24"/>
          <w:lang w:eastAsia="zh-CN"/>
        </w:rPr>
        <w:t>」</w:t>
      </w:r>
      <w:r>
        <w:rPr>
          <w:rFonts w:hint="eastAsia" w:ascii="宋体" w:hAnsi="宋体" w:eastAsia="宋体" w:cs="宋体"/>
          <w:sz w:val="24"/>
        </w:rPr>
        <w:t>的模型，在结构上完全同构。量子世界向我们揭示，在最基础的物质层面，</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先于</w:t>
      </w:r>
      <w:r>
        <w:rPr>
          <w:rFonts w:hint="eastAsia" w:ascii="宋体" w:hAnsi="宋体" w:eastAsia="宋体" w:cs="宋体"/>
          <w:sz w:val="24"/>
          <w:lang w:eastAsia="zh-CN"/>
        </w:rPr>
        <w:t>「</w:t>
      </w:r>
      <w:r>
        <w:rPr>
          <w:rFonts w:hint="eastAsia" w:ascii="宋体" w:hAnsi="宋体" w:eastAsia="宋体" w:cs="宋体"/>
          <w:sz w:val="24"/>
        </w:rPr>
        <w:t>实在性</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过程</w:t>
      </w:r>
      <w:r>
        <w:rPr>
          <w:rFonts w:hint="eastAsia" w:ascii="宋体" w:hAnsi="宋体" w:eastAsia="宋体" w:cs="宋体"/>
          <w:sz w:val="24"/>
          <w:lang w:eastAsia="zh-CN"/>
        </w:rPr>
        <w:t>」</w:t>
      </w:r>
      <w:r>
        <w:rPr>
          <w:rFonts w:hint="eastAsia" w:ascii="宋体" w:hAnsi="宋体" w:eastAsia="宋体" w:cs="宋体"/>
          <w:sz w:val="24"/>
        </w:rPr>
        <w:t>（波函数的演化）先于</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（粒子的确定状态）。当然，二者存在关键区别：量子波函数是在我们这个宇宙的既定时空和物理法则框架内运作的，它描述的是一个粒子在</w:t>
      </w:r>
      <w:r>
        <w:rPr>
          <w:rFonts w:hint="eastAsia" w:ascii="宋体" w:hAnsi="宋体" w:eastAsia="宋体" w:cs="宋体"/>
          <w:sz w:val="24"/>
          <w:lang w:eastAsia="zh-CN"/>
        </w:rPr>
        <w:t>「</w:t>
      </w:r>
      <w:r>
        <w:rPr>
          <w:rFonts w:hint="eastAsia" w:ascii="宋体" w:hAnsi="宋体" w:eastAsia="宋体" w:cs="宋体"/>
          <w:sz w:val="24"/>
        </w:rPr>
        <w:t>我们这个现实</w:t>
      </w:r>
      <w:r>
        <w:rPr>
          <w:rFonts w:hint="eastAsia" w:ascii="宋体" w:hAnsi="宋体" w:eastAsia="宋体" w:cs="宋体"/>
          <w:sz w:val="24"/>
          <w:lang w:eastAsia="zh-CN"/>
        </w:rPr>
        <w:t>」</w:t>
      </w:r>
      <w:r>
        <w:rPr>
          <w:rFonts w:hint="eastAsia" w:ascii="宋体" w:hAnsi="宋体" w:eastAsia="宋体" w:cs="宋体"/>
          <w:sz w:val="24"/>
        </w:rPr>
        <w:t>中的可能性分布。而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则是更为终极的，它包含了诞生我们这个时空和物理法则本身的可能性。可以说，我们宇宙的整体波函数（如果存在的话），也仅仅是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中无数种可能性中的一个而已。</w:t>
      </w:r>
    </w:p>
    <w:p w14:paraId="52B22186">
      <w:pPr>
        <w:pStyle w:val="6"/>
        <w:bidi w:val="0"/>
        <w:rPr>
          <w:rFonts w:hint="eastAsia" w:ascii="宋体" w:hAnsi="宋体" w:eastAsia="宋体" w:cs="宋体"/>
          <w:lang w:eastAsia="zh-CN"/>
        </w:rPr>
      </w:pPr>
      <w:r>
        <w:rPr>
          <w:rFonts w:hint="eastAsia" w:ascii="宋体" w:hAnsi="宋体" w:eastAsia="宋体" w:cs="宋体"/>
        </w:rPr>
        <w:t>弦理论与M理论：实在的</w:t>
      </w:r>
      <w:r>
        <w:rPr>
          <w:rFonts w:hint="eastAsia" w:ascii="宋体" w:hAnsi="宋体" w:eastAsia="宋体" w:cs="宋体"/>
          <w:lang w:eastAsia="zh-CN"/>
        </w:rPr>
        <w:t>「</w:t>
      </w:r>
      <w:r>
        <w:rPr>
          <w:rFonts w:hint="eastAsia" w:ascii="宋体" w:hAnsi="宋体" w:eastAsia="宋体" w:cs="宋体"/>
        </w:rPr>
        <w:t>景观</w:t>
      </w:r>
      <w:r>
        <w:rPr>
          <w:rFonts w:hint="eastAsia" w:ascii="宋体" w:hAnsi="宋体" w:eastAsia="宋体" w:cs="宋体"/>
          <w:lang w:eastAsia="zh-CN"/>
        </w:rPr>
        <w:t>」</w:t>
      </w:r>
    </w:p>
    <w:p w14:paraId="581052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弦理论及其后续的M理论，是尝试统一引力与量子力学的前沿理论。尽管它尚未得到实验证实，但其提供的宇宙图景极富启发性。在弦理论中，宇宙的基本单元不再是点状的粒子，而是一维的、振动着的</w:t>
      </w:r>
      <w:r>
        <w:rPr>
          <w:rFonts w:hint="eastAsia" w:ascii="宋体" w:hAnsi="宋体" w:eastAsia="宋体" w:cs="宋体"/>
          <w:sz w:val="24"/>
          <w:lang w:eastAsia="zh-CN"/>
        </w:rPr>
        <w:t>「</w:t>
      </w:r>
      <w:r>
        <w:rPr>
          <w:rFonts w:hint="eastAsia" w:ascii="宋体" w:hAnsi="宋体" w:eastAsia="宋体" w:cs="宋体"/>
          <w:sz w:val="24"/>
        </w:rPr>
        <w:t>弦</w:t>
      </w:r>
      <w:r>
        <w:rPr>
          <w:rFonts w:hint="eastAsia" w:ascii="宋体" w:hAnsi="宋体" w:eastAsia="宋体" w:cs="宋体"/>
          <w:sz w:val="24"/>
          <w:lang w:eastAsia="zh-CN"/>
        </w:rPr>
        <w:t>」</w:t>
      </w:r>
      <w:r>
        <w:rPr>
          <w:rFonts w:hint="eastAsia" w:ascii="宋体" w:hAnsi="宋体" w:eastAsia="宋体" w:cs="宋体"/>
          <w:sz w:val="24"/>
        </w:rPr>
        <w:t>。不同的振动模式对应着不同的粒子。为了理论的自洽，弦理论要求时空具有更高的维度（通常是10或11维）。</w:t>
      </w:r>
    </w:p>
    <w:p w14:paraId="6A85A5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B8E3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更重要的是，理论物理学家发现，弦理论的方程拥有数量极其庞大的解，可能多达10^500个。每一个解都对应着一个自洽的、稳定的</w:t>
      </w:r>
      <w:r>
        <w:rPr>
          <w:rFonts w:hint="eastAsia" w:ascii="宋体" w:hAnsi="宋体" w:eastAsia="宋体" w:cs="宋体"/>
          <w:sz w:val="24"/>
          <w:lang w:eastAsia="zh-CN"/>
        </w:rPr>
        <w:t>「</w:t>
      </w:r>
      <w:r>
        <w:rPr>
          <w:rFonts w:hint="eastAsia" w:ascii="宋体" w:hAnsi="宋体" w:eastAsia="宋体" w:cs="宋体"/>
          <w:sz w:val="24"/>
        </w:rPr>
        <w:t>真空态</w:t>
      </w:r>
      <w:r>
        <w:rPr>
          <w:rFonts w:hint="eastAsia" w:ascii="宋体" w:hAnsi="宋体" w:eastAsia="宋体" w:cs="宋体"/>
          <w:sz w:val="24"/>
          <w:lang w:eastAsia="zh-CN"/>
        </w:rPr>
        <w:t>」</w:t>
      </w:r>
      <w:r>
        <w:rPr>
          <w:rFonts w:hint="eastAsia" w:ascii="宋体" w:hAnsi="宋体" w:eastAsia="宋体" w:cs="宋体"/>
          <w:sz w:val="24"/>
        </w:rPr>
        <w:t>，也即一个潜在的宇宙，拥有其独特的时空维度、物理常数和粒子种类。这个由所有可能的宇宙构成的理论空间，被称为</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（String Theory Landscape）。</w:t>
      </w:r>
    </w:p>
    <w:p w14:paraId="22D35D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F696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景观</w:t>
      </w:r>
      <w:r>
        <w:rPr>
          <w:rFonts w:hint="eastAsia" w:ascii="宋体" w:hAnsi="宋体" w:eastAsia="宋体" w:cs="宋体"/>
          <w:sz w:val="24"/>
          <w:lang w:eastAsia="zh-CN"/>
        </w:rPr>
        <w:t>」</w:t>
      </w:r>
      <w:r>
        <w:rPr>
          <w:rFonts w:hint="eastAsia" w:ascii="宋体" w:hAnsi="宋体" w:eastAsia="宋体" w:cs="宋体"/>
          <w:sz w:val="24"/>
        </w:rPr>
        <w:t>概念，为我们理解</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提供了一个壮丽的阶梯。如果说量子波函数是一个粒子在</w:t>
      </w:r>
      <w:r>
        <w:rPr>
          <w:rFonts w:hint="eastAsia" w:ascii="宋体" w:hAnsi="宋体" w:eastAsia="宋体" w:cs="宋体"/>
          <w:sz w:val="24"/>
          <w:lang w:eastAsia="zh-CN"/>
        </w:rPr>
        <w:t>「</w:t>
      </w:r>
      <w:r>
        <w:rPr>
          <w:rFonts w:hint="eastAsia" w:ascii="宋体" w:hAnsi="宋体" w:eastAsia="宋体" w:cs="宋体"/>
          <w:sz w:val="24"/>
        </w:rPr>
        <w:t>我们这个宇宙</w:t>
      </w:r>
      <w:r>
        <w:rPr>
          <w:rFonts w:hint="eastAsia" w:ascii="宋体" w:hAnsi="宋体" w:eastAsia="宋体" w:cs="宋体"/>
          <w:sz w:val="24"/>
          <w:lang w:eastAsia="zh-CN"/>
        </w:rPr>
        <w:t>」</w:t>
      </w:r>
      <w:r>
        <w:rPr>
          <w:rFonts w:hint="eastAsia" w:ascii="宋体" w:hAnsi="宋体" w:eastAsia="宋体" w:cs="宋体"/>
          <w:sz w:val="24"/>
        </w:rPr>
        <w:t>中的可能性分布，那么</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就是所有</w:t>
      </w:r>
      <w:r>
        <w:rPr>
          <w:rFonts w:hint="eastAsia" w:ascii="宋体" w:hAnsi="宋体" w:eastAsia="宋体" w:cs="宋体"/>
          <w:sz w:val="24"/>
          <w:lang w:eastAsia="zh-CN"/>
        </w:rPr>
        <w:t>「</w:t>
      </w:r>
      <w:r>
        <w:rPr>
          <w:rFonts w:hint="eastAsia" w:ascii="宋体" w:hAnsi="宋体" w:eastAsia="宋体" w:cs="宋体"/>
          <w:sz w:val="24"/>
        </w:rPr>
        <w:t>符合弦论规则</w:t>
      </w:r>
      <w:r>
        <w:rPr>
          <w:rFonts w:hint="eastAsia" w:ascii="宋体" w:hAnsi="宋体" w:eastAsia="宋体" w:cs="宋体"/>
          <w:sz w:val="24"/>
          <w:lang w:eastAsia="zh-CN"/>
        </w:rPr>
        <w:t>」</w:t>
      </w:r>
      <w:r>
        <w:rPr>
          <w:rFonts w:hint="eastAsia" w:ascii="宋体" w:hAnsi="宋体" w:eastAsia="宋体" w:cs="宋体"/>
          <w:sz w:val="24"/>
        </w:rPr>
        <w:t>的宇宙的可能性分布。它将</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的尺度从一个粒子的状态，提升到了整个宇宙的法则。</w:t>
      </w:r>
    </w:p>
    <w:p w14:paraId="1E673C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5A98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从本书的哲学视角看，</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本身，仍然是对</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的一次巨大</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的结果。它假定了一些最基本的原则（如弦的存在、量子力学和相对论的某些原理），然后在这个框架内去推演所有的可能性。而真正的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是更为狂野和无垠的，它甚至包含了</w:t>
      </w:r>
      <w:r>
        <w:rPr>
          <w:rFonts w:hint="eastAsia" w:ascii="宋体" w:hAnsi="宋体" w:eastAsia="宋体" w:cs="宋体"/>
          <w:sz w:val="24"/>
          <w:lang w:eastAsia="zh-CN"/>
        </w:rPr>
        <w:t>「</w:t>
      </w:r>
      <w:r>
        <w:rPr>
          <w:rFonts w:hint="eastAsia" w:ascii="宋体" w:hAnsi="宋体" w:eastAsia="宋体" w:cs="宋体"/>
          <w:sz w:val="24"/>
        </w:rPr>
        <w:t>弦论不成立</w:t>
      </w:r>
      <w:r>
        <w:rPr>
          <w:rFonts w:hint="eastAsia" w:ascii="宋体" w:hAnsi="宋体" w:eastAsia="宋体" w:cs="宋体"/>
          <w:sz w:val="24"/>
          <w:lang w:eastAsia="zh-CN"/>
        </w:rPr>
        <w:t>」</w:t>
      </w:r>
      <w:r>
        <w:rPr>
          <w:rFonts w:hint="eastAsia" w:ascii="宋体" w:hAnsi="宋体" w:eastAsia="宋体" w:cs="宋体"/>
          <w:sz w:val="24"/>
        </w:rPr>
        <w:t>的可能性，包含了</w:t>
      </w:r>
      <w:r>
        <w:rPr>
          <w:rFonts w:hint="eastAsia" w:ascii="宋体" w:hAnsi="宋体" w:eastAsia="宋体" w:cs="宋体"/>
          <w:sz w:val="24"/>
          <w:lang w:eastAsia="zh-CN"/>
        </w:rPr>
        <w:t>「</w:t>
      </w:r>
      <w:r>
        <w:rPr>
          <w:rFonts w:hint="eastAsia" w:ascii="宋体" w:hAnsi="宋体" w:eastAsia="宋体" w:cs="宋体"/>
          <w:sz w:val="24"/>
        </w:rPr>
        <w:t>量子力学是另一种样子</w:t>
      </w:r>
      <w:r>
        <w:rPr>
          <w:rFonts w:hint="eastAsia" w:ascii="宋体" w:hAnsi="宋体" w:eastAsia="宋体" w:cs="宋体"/>
          <w:sz w:val="24"/>
          <w:lang w:eastAsia="zh-CN"/>
        </w:rPr>
        <w:t>」</w:t>
      </w:r>
      <w:r>
        <w:rPr>
          <w:rFonts w:hint="eastAsia" w:ascii="宋体" w:hAnsi="宋体" w:eastAsia="宋体" w:cs="宋体"/>
          <w:sz w:val="24"/>
        </w:rPr>
        <w:t>的可能性，包含了</w:t>
      </w:r>
      <w:r>
        <w:rPr>
          <w:rFonts w:hint="eastAsia" w:ascii="宋体" w:hAnsi="宋体" w:eastAsia="宋体" w:cs="宋体"/>
          <w:sz w:val="24"/>
          <w:lang w:eastAsia="zh-CN"/>
        </w:rPr>
        <w:t>「</w:t>
      </w:r>
      <w:r>
        <w:rPr>
          <w:rFonts w:hint="eastAsia" w:ascii="宋体" w:hAnsi="宋体" w:eastAsia="宋体" w:cs="宋体"/>
          <w:sz w:val="24"/>
        </w:rPr>
        <w:t>逻辑本身都不同</w:t>
      </w:r>
      <w:r>
        <w:rPr>
          <w:rFonts w:hint="eastAsia" w:ascii="宋体" w:hAnsi="宋体" w:eastAsia="宋体" w:cs="宋体"/>
          <w:sz w:val="24"/>
          <w:lang w:eastAsia="zh-CN"/>
        </w:rPr>
        <w:t>」</w:t>
      </w:r>
      <w:r>
        <w:rPr>
          <w:rFonts w:hint="eastAsia" w:ascii="宋体" w:hAnsi="宋体" w:eastAsia="宋体" w:cs="宋体"/>
          <w:sz w:val="24"/>
        </w:rPr>
        <w:t>的可能性。尽管如此，</w:t>
      </w:r>
      <w:r>
        <w:rPr>
          <w:rFonts w:hint="eastAsia" w:ascii="宋体" w:hAnsi="宋体" w:eastAsia="宋体" w:cs="宋体"/>
          <w:sz w:val="24"/>
          <w:lang w:eastAsia="zh-CN"/>
        </w:rPr>
        <w:t>「</w:t>
      </w:r>
      <w:r>
        <w:rPr>
          <w:rFonts w:hint="eastAsia" w:ascii="宋体" w:hAnsi="宋体" w:eastAsia="宋体" w:cs="宋体"/>
          <w:sz w:val="24"/>
        </w:rPr>
        <w:t>弦论景观</w:t>
      </w:r>
      <w:r>
        <w:rPr>
          <w:rFonts w:hint="eastAsia" w:ascii="宋体" w:hAnsi="宋体" w:eastAsia="宋体" w:cs="宋体"/>
          <w:sz w:val="24"/>
          <w:lang w:eastAsia="zh-CN"/>
        </w:rPr>
        <w:t>」</w:t>
      </w:r>
      <w:r>
        <w:rPr>
          <w:rFonts w:hint="eastAsia" w:ascii="宋体" w:hAnsi="宋体" w:eastAsia="宋体" w:cs="宋体"/>
          <w:sz w:val="24"/>
        </w:rPr>
        <w:t>作为一个思想工具，极大地拓宽了我们对于</w:t>
      </w:r>
      <w:r>
        <w:rPr>
          <w:rFonts w:hint="eastAsia" w:ascii="宋体" w:hAnsi="宋体" w:eastAsia="宋体" w:cs="宋体"/>
          <w:sz w:val="24"/>
          <w:lang w:eastAsia="zh-CN"/>
        </w:rPr>
        <w:t>「</w:t>
      </w:r>
      <w:r>
        <w:rPr>
          <w:rFonts w:hint="eastAsia" w:ascii="宋体" w:hAnsi="宋体" w:eastAsia="宋体" w:cs="宋体"/>
          <w:sz w:val="24"/>
        </w:rPr>
        <w:t>现实并非唯一</w:t>
      </w:r>
      <w:r>
        <w:rPr>
          <w:rFonts w:hint="eastAsia" w:ascii="宋体" w:hAnsi="宋体" w:eastAsia="宋体" w:cs="宋体"/>
          <w:sz w:val="24"/>
          <w:lang w:eastAsia="zh-CN"/>
        </w:rPr>
        <w:t>」</w:t>
      </w:r>
      <w:r>
        <w:rPr>
          <w:rFonts w:hint="eastAsia" w:ascii="宋体" w:hAnsi="宋体" w:eastAsia="宋体" w:cs="宋体"/>
          <w:sz w:val="24"/>
        </w:rPr>
        <w:t>的想象力，它是通往</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观念的一座重要桥梁。</w:t>
      </w:r>
    </w:p>
    <w:p w14:paraId="3622A74B">
      <w:pPr>
        <w:pStyle w:val="6"/>
        <w:bidi w:val="0"/>
        <w:rPr>
          <w:rFonts w:hint="eastAsia" w:ascii="宋体" w:hAnsi="宋体" w:eastAsia="宋体" w:cs="宋体"/>
          <w:lang w:eastAsia="zh-CN"/>
        </w:rPr>
      </w:pPr>
      <w:r>
        <w:rPr>
          <w:rFonts w:hint="eastAsia" w:ascii="宋体" w:hAnsi="宋体" w:eastAsia="宋体" w:cs="宋体"/>
        </w:rPr>
        <w:t>真空零点能：并非空无的</w:t>
      </w:r>
      <w:r>
        <w:rPr>
          <w:rFonts w:hint="eastAsia" w:ascii="宋体" w:hAnsi="宋体" w:eastAsia="宋体" w:cs="宋体"/>
          <w:lang w:eastAsia="zh-CN"/>
        </w:rPr>
        <w:t>「</w:t>
      </w:r>
      <w:r>
        <w:rPr>
          <w:rFonts w:hint="eastAsia" w:ascii="宋体" w:hAnsi="宋体" w:eastAsia="宋体" w:cs="宋体"/>
        </w:rPr>
        <w:t>虚空</w:t>
      </w:r>
      <w:r>
        <w:rPr>
          <w:rFonts w:hint="eastAsia" w:ascii="宋体" w:hAnsi="宋体" w:eastAsia="宋体" w:cs="宋体"/>
          <w:lang w:eastAsia="zh-CN"/>
        </w:rPr>
        <w:t>」</w:t>
      </w:r>
    </w:p>
    <w:p w14:paraId="5D9980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在经典物理学中，</w:t>
      </w:r>
      <w:r>
        <w:rPr>
          <w:rFonts w:hint="eastAsia" w:ascii="宋体" w:hAnsi="宋体" w:eastAsia="宋体" w:cs="宋体"/>
          <w:sz w:val="24"/>
          <w:lang w:eastAsia="zh-CN"/>
        </w:rPr>
        <w:t>「</w:t>
      </w:r>
      <w:r>
        <w:rPr>
          <w:rFonts w:hint="eastAsia" w:ascii="宋体" w:hAnsi="宋体" w:eastAsia="宋体" w:cs="宋体"/>
          <w:sz w:val="24"/>
        </w:rPr>
        <w:t>真空</w:t>
      </w:r>
      <w:r>
        <w:rPr>
          <w:rFonts w:hint="eastAsia" w:ascii="宋体" w:hAnsi="宋体" w:eastAsia="宋体" w:cs="宋体"/>
          <w:sz w:val="24"/>
          <w:lang w:eastAsia="zh-CN"/>
        </w:rPr>
        <w:t>」</w:t>
      </w:r>
      <w:r>
        <w:rPr>
          <w:rFonts w:hint="eastAsia" w:ascii="宋体" w:hAnsi="宋体" w:eastAsia="宋体" w:cs="宋体"/>
          <w:sz w:val="24"/>
        </w:rPr>
        <w:t>被定义为一无所有的空间。但在量子场论中，</w:t>
      </w:r>
      <w:r>
        <w:rPr>
          <w:rFonts w:hint="eastAsia" w:ascii="宋体" w:hAnsi="宋体" w:eastAsia="宋体" w:cs="宋体"/>
          <w:sz w:val="24"/>
          <w:lang w:eastAsia="zh-CN"/>
        </w:rPr>
        <w:t>「</w:t>
      </w:r>
      <w:r>
        <w:rPr>
          <w:rFonts w:hint="eastAsia" w:ascii="宋体" w:hAnsi="宋体" w:eastAsia="宋体" w:cs="宋体"/>
          <w:sz w:val="24"/>
        </w:rPr>
        <w:t>真空</w:t>
      </w:r>
      <w:r>
        <w:rPr>
          <w:rFonts w:hint="eastAsia" w:ascii="宋体" w:hAnsi="宋体" w:eastAsia="宋体" w:cs="宋体"/>
          <w:sz w:val="24"/>
          <w:lang w:eastAsia="zh-CN"/>
        </w:rPr>
        <w:t>」</w:t>
      </w:r>
      <w:r>
        <w:rPr>
          <w:rFonts w:hint="eastAsia" w:ascii="宋体" w:hAnsi="宋体" w:eastAsia="宋体" w:cs="宋体"/>
          <w:sz w:val="24"/>
        </w:rPr>
        <w:t>远非空无。由于不确定性原理，一个量子场不可能在任何时刻都精确地处于能量为零的基态。相反，即便是最低能量的真空态，也充满了永不停歇的量子涨落。虚拟的粒子对（如正负电子对）会不断地从真空中</w:t>
      </w:r>
      <w:r>
        <w:rPr>
          <w:rFonts w:hint="eastAsia" w:ascii="宋体" w:hAnsi="宋体" w:eastAsia="宋体" w:cs="宋体"/>
          <w:sz w:val="24"/>
          <w:lang w:eastAsia="zh-CN"/>
        </w:rPr>
        <w:t>「</w:t>
      </w:r>
      <w:r>
        <w:rPr>
          <w:rFonts w:hint="eastAsia" w:ascii="宋体" w:hAnsi="宋体" w:eastAsia="宋体" w:cs="宋体"/>
          <w:sz w:val="24"/>
        </w:rPr>
        <w:t>借取</w:t>
      </w:r>
      <w:r>
        <w:rPr>
          <w:rFonts w:hint="eastAsia" w:ascii="宋体" w:hAnsi="宋体" w:eastAsia="宋体" w:cs="宋体"/>
          <w:sz w:val="24"/>
          <w:lang w:eastAsia="zh-CN"/>
        </w:rPr>
        <w:t>」</w:t>
      </w:r>
      <w:r>
        <w:rPr>
          <w:rFonts w:hint="eastAsia" w:ascii="宋体" w:hAnsi="宋体" w:eastAsia="宋体" w:cs="宋体"/>
          <w:sz w:val="24"/>
        </w:rPr>
        <w:t>能量而创生，然后在极短的时间内湮灭，将能量归还给真空。这种真空所固有的、无法被剥夺的最低能量，被称为</w:t>
      </w:r>
      <w:r>
        <w:rPr>
          <w:rFonts w:hint="eastAsia" w:ascii="宋体" w:hAnsi="宋体" w:eastAsia="宋体" w:cs="宋体"/>
          <w:sz w:val="24"/>
          <w:lang w:eastAsia="zh-CN"/>
        </w:rPr>
        <w:t>「</w:t>
      </w:r>
      <w:r>
        <w:rPr>
          <w:rFonts w:hint="eastAsia" w:ascii="宋体" w:hAnsi="宋体" w:eastAsia="宋体" w:cs="宋体"/>
          <w:sz w:val="24"/>
        </w:rPr>
        <w:t>真空零点能</w:t>
      </w:r>
      <w:r>
        <w:rPr>
          <w:rFonts w:hint="eastAsia" w:ascii="宋体" w:hAnsi="宋体" w:eastAsia="宋体" w:cs="宋体"/>
          <w:sz w:val="24"/>
          <w:lang w:eastAsia="zh-CN"/>
        </w:rPr>
        <w:t>」</w:t>
      </w:r>
      <w:r>
        <w:rPr>
          <w:rFonts w:hint="eastAsia" w:ascii="宋体" w:hAnsi="宋体" w:eastAsia="宋体" w:cs="宋体"/>
          <w:sz w:val="24"/>
        </w:rPr>
        <w:t>（Zero-point Energy）。</w:t>
      </w:r>
    </w:p>
    <w:p w14:paraId="6674CC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F9AC8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这个物理概念，为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动态性</w:t>
      </w:r>
      <w:r>
        <w:rPr>
          <w:rFonts w:hint="eastAsia" w:ascii="宋体" w:hAnsi="宋体" w:eastAsia="宋体" w:cs="宋体"/>
          <w:sz w:val="24"/>
          <w:lang w:eastAsia="zh-CN"/>
        </w:rPr>
        <w:t>」</w:t>
      </w:r>
      <w:r>
        <w:rPr>
          <w:rFonts w:hint="eastAsia" w:ascii="宋体" w:hAnsi="宋体" w:eastAsia="宋体" w:cs="宋体"/>
          <w:sz w:val="24"/>
        </w:rPr>
        <w:t>属性提供了强有力的物理学类比。它雄辩地证明了，我们宇宙的</w:t>
      </w:r>
      <w:r>
        <w:rPr>
          <w:rFonts w:hint="eastAsia" w:ascii="宋体" w:hAnsi="宋体" w:eastAsia="宋体" w:cs="宋体"/>
          <w:sz w:val="24"/>
          <w:lang w:eastAsia="zh-CN"/>
        </w:rPr>
        <w:t>「</w:t>
      </w:r>
      <w:r>
        <w:rPr>
          <w:rFonts w:hint="eastAsia" w:ascii="宋体" w:hAnsi="宋体" w:eastAsia="宋体" w:cs="宋体"/>
          <w:sz w:val="24"/>
        </w:rPr>
        <w:t>基底状态</w:t>
      </w:r>
      <w:r>
        <w:rPr>
          <w:rFonts w:hint="eastAsia" w:ascii="宋体" w:hAnsi="宋体" w:eastAsia="宋体" w:cs="宋体"/>
          <w:sz w:val="24"/>
          <w:lang w:eastAsia="zh-CN"/>
        </w:rPr>
        <w:t>」</w:t>
      </w:r>
      <w:r>
        <w:rPr>
          <w:rFonts w:hint="eastAsia" w:ascii="宋体" w:hAnsi="宋体" w:eastAsia="宋体" w:cs="宋体"/>
          <w:sz w:val="24"/>
        </w:rPr>
        <w:t>——真空，并非静态和被动的，而是充满活力的、具有创生潜能的。它是一片</w:t>
      </w:r>
      <w:r>
        <w:rPr>
          <w:rFonts w:hint="eastAsia" w:ascii="宋体" w:hAnsi="宋体" w:eastAsia="宋体" w:cs="宋体"/>
          <w:sz w:val="24"/>
          <w:lang w:eastAsia="zh-CN"/>
        </w:rPr>
        <w:t>「</w:t>
      </w:r>
      <w:r>
        <w:rPr>
          <w:rFonts w:hint="eastAsia" w:ascii="宋体" w:hAnsi="宋体" w:eastAsia="宋体" w:cs="宋体"/>
          <w:sz w:val="24"/>
        </w:rPr>
        <w:t>沸腾的虚空</w:t>
      </w:r>
      <w:r>
        <w:rPr>
          <w:rFonts w:hint="eastAsia" w:ascii="宋体" w:hAnsi="宋体" w:eastAsia="宋体" w:cs="宋体"/>
          <w:sz w:val="24"/>
          <w:lang w:eastAsia="zh-CN"/>
        </w:rPr>
        <w:t>」</w:t>
      </w:r>
      <w:r>
        <w:rPr>
          <w:rFonts w:hint="eastAsia" w:ascii="宋体" w:hAnsi="宋体" w:eastAsia="宋体" w:cs="宋体"/>
          <w:sz w:val="24"/>
        </w:rPr>
        <w:t>。</w:t>
      </w:r>
    </w:p>
    <w:p w14:paraId="6ABEEC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74C7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当然，我们必须再次强调区别。物理学中的</w:t>
      </w:r>
      <w:r>
        <w:rPr>
          <w:rFonts w:hint="eastAsia" w:ascii="宋体" w:hAnsi="宋体" w:eastAsia="宋体" w:cs="宋体"/>
          <w:sz w:val="24"/>
          <w:lang w:eastAsia="zh-CN"/>
        </w:rPr>
        <w:t>「</w:t>
      </w:r>
      <w:r>
        <w:rPr>
          <w:rFonts w:hint="eastAsia" w:ascii="宋体" w:hAnsi="宋体" w:eastAsia="宋体" w:cs="宋体"/>
          <w:sz w:val="24"/>
        </w:rPr>
        <w:t>真空</w:t>
      </w:r>
      <w:r>
        <w:rPr>
          <w:rFonts w:hint="eastAsia" w:ascii="宋体" w:hAnsi="宋体" w:eastAsia="宋体" w:cs="宋体"/>
          <w:sz w:val="24"/>
          <w:lang w:eastAsia="zh-CN"/>
        </w:rPr>
        <w:t>」</w:t>
      </w:r>
      <w:r>
        <w:rPr>
          <w:rFonts w:hint="eastAsia" w:ascii="宋体" w:hAnsi="宋体" w:eastAsia="宋体" w:cs="宋体"/>
          <w:sz w:val="24"/>
        </w:rPr>
        <w:t>，是我们这个特定宇宙收敛成型后的</w:t>
      </w:r>
      <w:r>
        <w:rPr>
          <w:rFonts w:hint="eastAsia" w:ascii="宋体" w:hAnsi="宋体" w:eastAsia="宋体" w:cs="宋体"/>
          <w:sz w:val="24"/>
          <w:lang w:eastAsia="zh-CN"/>
        </w:rPr>
        <w:t>「</w:t>
      </w:r>
      <w:r>
        <w:rPr>
          <w:rFonts w:hint="eastAsia" w:ascii="宋体" w:hAnsi="宋体" w:eastAsia="宋体" w:cs="宋体"/>
          <w:sz w:val="24"/>
        </w:rPr>
        <w:t>基底</w:t>
      </w:r>
      <w:r>
        <w:rPr>
          <w:rFonts w:hint="eastAsia" w:ascii="宋体" w:hAnsi="宋体" w:eastAsia="宋体" w:cs="宋体"/>
          <w:sz w:val="24"/>
          <w:lang w:eastAsia="zh-CN"/>
        </w:rPr>
        <w:t>」</w:t>
      </w:r>
      <w:r>
        <w:rPr>
          <w:rFonts w:hint="eastAsia" w:ascii="宋体" w:hAnsi="宋体" w:eastAsia="宋体" w:cs="宋体"/>
          <w:sz w:val="24"/>
        </w:rPr>
        <w:t>，它遵循着我们宇宙的物理法则。而形而上学层面的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，是先于这一切的。但真空零点能的发现，在思想上破除了</w:t>
      </w:r>
      <w:r>
        <w:rPr>
          <w:rFonts w:hint="eastAsia" w:ascii="宋体" w:hAnsi="宋体" w:eastAsia="宋体" w:cs="宋体"/>
          <w:sz w:val="24"/>
          <w:lang w:eastAsia="zh-CN"/>
        </w:rPr>
        <w:t>「</w:t>
      </w:r>
      <w:r>
        <w:rPr>
          <w:rFonts w:hint="eastAsia" w:ascii="宋体" w:hAnsi="宋体" w:eastAsia="宋体" w:cs="宋体"/>
          <w:sz w:val="24"/>
        </w:rPr>
        <w:t>虚空</w:t>
      </w:r>
      <w:r>
        <w:rPr>
          <w:rFonts w:hint="eastAsia" w:ascii="宋体" w:hAnsi="宋体" w:eastAsia="宋体" w:cs="宋体"/>
          <w:sz w:val="24"/>
          <w:lang w:val="en-US" w:eastAsia="zh-CN"/>
        </w:rPr>
        <w:t>即</w:t>
      </w:r>
      <w:r>
        <w:rPr>
          <w:rFonts w:hint="eastAsia" w:ascii="宋体" w:hAnsi="宋体" w:eastAsia="宋体" w:cs="宋体"/>
          <w:sz w:val="24"/>
        </w:rPr>
        <w:t>死寂</w:t>
      </w:r>
      <w:r>
        <w:rPr>
          <w:rFonts w:hint="eastAsia" w:ascii="宋体" w:hAnsi="宋体" w:eastAsia="宋体" w:cs="宋体"/>
          <w:sz w:val="24"/>
          <w:lang w:eastAsia="zh-CN"/>
        </w:rPr>
        <w:t>」</w:t>
      </w:r>
      <w:r>
        <w:rPr>
          <w:rFonts w:hint="eastAsia" w:ascii="宋体" w:hAnsi="宋体" w:eastAsia="宋体" w:cs="宋体"/>
          <w:sz w:val="24"/>
        </w:rPr>
        <w:t>的古老观念。它让我们得以想象，那个终极的、前本体论的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，其内在的动态性或许远比量子真空的涨落要猛烈和丰富亿万倍。它就是那股终极的</w:t>
      </w:r>
      <w:r>
        <w:rPr>
          <w:rFonts w:hint="eastAsia" w:ascii="宋体" w:hAnsi="宋体" w:eastAsia="宋体" w:cs="宋体"/>
          <w:sz w:val="24"/>
          <w:lang w:eastAsia="zh-CN"/>
        </w:rPr>
        <w:t>「</w:t>
      </w:r>
      <w:r>
        <w:rPr>
          <w:rFonts w:hint="eastAsia" w:ascii="宋体" w:hAnsi="宋体" w:eastAsia="宋体" w:cs="宋体"/>
          <w:sz w:val="24"/>
        </w:rPr>
        <w:t>创生冲动</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无中生有</w:t>
      </w:r>
      <w:r>
        <w:rPr>
          <w:rFonts w:hint="eastAsia" w:ascii="宋体" w:hAnsi="宋体" w:eastAsia="宋体" w:cs="宋体"/>
          <w:sz w:val="24"/>
          <w:lang w:eastAsia="zh-CN"/>
        </w:rPr>
        <w:t>」</w:t>
      </w:r>
      <w:r>
        <w:rPr>
          <w:rFonts w:hint="eastAsia" w:ascii="宋体" w:hAnsi="宋体" w:eastAsia="宋体" w:cs="宋体"/>
          <w:sz w:val="24"/>
        </w:rPr>
        <w:t>得以发生的能量之源。</w:t>
      </w:r>
    </w:p>
    <w:p w14:paraId="4655A6C1">
      <w:pPr>
        <w:pStyle w:val="5"/>
        <w:bidi w:val="0"/>
        <w:rPr>
          <w:rFonts w:hint="eastAsia" w:ascii="宋体" w:hAnsi="宋体" w:eastAsia="宋体" w:cs="宋体"/>
        </w:rPr>
      </w:pPr>
      <w:r>
        <w:rPr>
          <w:rFonts w:hint="eastAsia" w:ascii="宋体" w:hAnsi="宋体" w:eastAsia="宋体" w:cs="宋体"/>
        </w:rPr>
        <w:t>与哲学史的对话</w:t>
      </w:r>
    </w:p>
    <w:p w14:paraId="59BB3C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的观念并非凭空而来，它深深植根于人类数千年的哲学探索史。通过与历史上那些最伟大的形而上学思想进行比较和辨析，我们能更清晰地定位其思想坐标，并凸显其独特的理论贡献。</w:t>
      </w:r>
    </w:p>
    <w:p w14:paraId="578711BE">
      <w:pPr>
        <w:pStyle w:val="6"/>
        <w:bidi w:val="0"/>
        <w:rPr>
          <w:rFonts w:hint="eastAsia" w:ascii="宋体" w:hAnsi="宋体" w:eastAsia="宋体" w:cs="宋体"/>
        </w:rPr>
      </w:pPr>
      <w:r>
        <w:rPr>
          <w:rFonts w:hint="eastAsia" w:ascii="宋体" w:hAnsi="宋体" w:eastAsia="宋体" w:cs="宋体"/>
        </w:rPr>
        <w:t>柏拉图的</w:t>
      </w:r>
      <w:r>
        <w:rPr>
          <w:rFonts w:hint="eastAsia" w:ascii="宋体" w:hAnsi="宋体" w:eastAsia="宋体" w:cs="宋体"/>
          <w:lang w:eastAsia="zh-CN"/>
        </w:rPr>
        <w:t>「</w:t>
      </w:r>
      <w:r>
        <w:rPr>
          <w:rFonts w:hint="eastAsia" w:ascii="宋体" w:hAnsi="宋体" w:eastAsia="宋体" w:cs="宋体"/>
        </w:rPr>
        <w:t>理念世界</w:t>
      </w:r>
      <w:r>
        <w:rPr>
          <w:rFonts w:hint="eastAsia" w:ascii="宋体" w:hAnsi="宋体" w:eastAsia="宋体" w:cs="宋体"/>
          <w:lang w:eastAsia="zh-CN"/>
        </w:rPr>
        <w:t>」</w:t>
      </w:r>
      <w:r>
        <w:rPr>
          <w:rFonts w:hint="eastAsia" w:ascii="宋体" w:hAnsi="宋体" w:eastAsia="宋体" w:cs="宋体"/>
        </w:rPr>
        <w:t>：静态完美的蓝图</w:t>
      </w:r>
    </w:p>
    <w:p w14:paraId="0640DA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柏拉图是西方哲学史上第一个系统地将实在划分为两个世界的思想家：我们感官所接触的、流变不居的</w:t>
      </w:r>
      <w:r>
        <w:rPr>
          <w:rFonts w:hint="eastAsia" w:ascii="宋体" w:hAnsi="宋体" w:eastAsia="宋体" w:cs="宋体"/>
          <w:sz w:val="24"/>
          <w:lang w:eastAsia="zh-CN"/>
        </w:rPr>
        <w:t>「</w:t>
      </w:r>
      <w:r>
        <w:rPr>
          <w:rFonts w:hint="eastAsia" w:ascii="宋体" w:hAnsi="宋体" w:eastAsia="宋体" w:cs="宋体"/>
          <w:sz w:val="24"/>
        </w:rPr>
        <w:t>现象世界</w:t>
      </w:r>
      <w:r>
        <w:rPr>
          <w:rFonts w:hint="eastAsia" w:ascii="宋体" w:hAnsi="宋体" w:eastAsia="宋体" w:cs="宋体"/>
          <w:sz w:val="24"/>
          <w:lang w:eastAsia="zh-CN"/>
        </w:rPr>
        <w:t>」</w:t>
      </w:r>
      <w:r>
        <w:rPr>
          <w:rFonts w:hint="eastAsia" w:ascii="宋体" w:hAnsi="宋体" w:eastAsia="宋体" w:cs="宋体"/>
          <w:sz w:val="24"/>
        </w:rPr>
        <w:t>，以及一个永恒不变、完美真实的</w:t>
      </w:r>
      <w:r>
        <w:rPr>
          <w:rFonts w:hint="eastAsia" w:ascii="宋体" w:hAnsi="宋体" w:eastAsia="宋体" w:cs="宋体"/>
          <w:sz w:val="24"/>
          <w:lang w:eastAsia="zh-CN"/>
        </w:rPr>
        <w:t>「</w:t>
      </w:r>
      <w:r>
        <w:rPr>
          <w:rFonts w:hint="eastAsia" w:ascii="宋体" w:hAnsi="宋体" w:eastAsia="宋体" w:cs="宋体"/>
          <w:sz w:val="24"/>
        </w:rPr>
        <w:t>理念世界</w:t>
      </w:r>
      <w:r>
        <w:rPr>
          <w:rFonts w:hint="eastAsia" w:ascii="宋体" w:hAnsi="宋体" w:eastAsia="宋体" w:cs="宋体"/>
          <w:sz w:val="24"/>
          <w:lang w:eastAsia="zh-CN"/>
        </w:rPr>
        <w:t>」</w:t>
      </w:r>
      <w:r>
        <w:rPr>
          <w:rFonts w:hint="eastAsia" w:ascii="宋体" w:hAnsi="宋体" w:eastAsia="宋体" w:cs="宋体"/>
          <w:sz w:val="24"/>
        </w:rPr>
        <w:t>（World of Forms/Ideas）。现象世界中的个别事物（如一张具体的桌子），只是理念世界中那个完美的</w:t>
      </w:r>
      <w:r>
        <w:rPr>
          <w:rFonts w:hint="eastAsia" w:ascii="宋体" w:hAnsi="宋体" w:eastAsia="宋体" w:cs="宋体"/>
          <w:sz w:val="24"/>
          <w:lang w:eastAsia="zh-CN"/>
        </w:rPr>
        <w:t>「</w:t>
      </w:r>
      <w:r>
        <w:rPr>
          <w:rFonts w:hint="eastAsia" w:ascii="宋体" w:hAnsi="宋体" w:eastAsia="宋体" w:cs="宋体"/>
          <w:sz w:val="24"/>
        </w:rPr>
        <w:t>桌子的理念</w:t>
      </w:r>
      <w:r>
        <w:rPr>
          <w:rFonts w:hint="eastAsia" w:ascii="宋体" w:hAnsi="宋体" w:eastAsia="宋体" w:cs="宋体"/>
          <w:sz w:val="24"/>
          <w:lang w:eastAsia="zh-CN"/>
        </w:rPr>
        <w:t>」</w:t>
      </w:r>
      <w:r>
        <w:rPr>
          <w:rFonts w:hint="eastAsia" w:ascii="宋体" w:hAnsi="宋体" w:eastAsia="宋体" w:cs="宋体"/>
          <w:sz w:val="24"/>
        </w:rPr>
        <w:t>的不完美摹本。理念是第一性的、真实的、永恒的；现象是第二性的、虚幻的、暂时的。</w:t>
      </w:r>
    </w:p>
    <w:p w14:paraId="7420F2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7C948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02A1A9D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柏拉图的体系与我们的模型有相似的结构。两者都设定了一个超越感官经验的、更为根本的实在层面，这个层面是现象世界得以成形的根据。理念世界之于现象世界，正如可能性基底之于收敛后的现实。</w:t>
      </w:r>
    </w:p>
    <w:p w14:paraId="01B9B4D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C9799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根本分歧：</w:t>
      </w:r>
    </w:p>
    <w:p w14:paraId="6472346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两者的核心精神截然相反。</w:t>
      </w:r>
    </w:p>
    <w:p w14:paraId="56E96C6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静态 vs. 动态：柏拉图的理念世界是绝对静态的。完美的理念是永恒不变的，它是一切生成的终极</w:t>
      </w:r>
      <w:r>
        <w:rPr>
          <w:rFonts w:hint="eastAsia" w:ascii="宋体" w:hAnsi="宋体" w:eastAsia="宋体" w:cs="宋体"/>
          <w:sz w:val="24"/>
          <w:lang w:eastAsia="zh-CN"/>
        </w:rPr>
        <w:t>「</w:t>
      </w:r>
      <w:r>
        <w:rPr>
          <w:rFonts w:hint="eastAsia" w:ascii="宋体" w:hAnsi="宋体" w:eastAsia="宋体" w:cs="宋体"/>
          <w:sz w:val="24"/>
        </w:rPr>
        <w:t>蓝图</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模板</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的本质是纯粹动态的，是永不停歇的</w:t>
      </w:r>
      <w:r>
        <w:rPr>
          <w:rFonts w:hint="eastAsia" w:ascii="宋体" w:hAnsi="宋体" w:eastAsia="宋体" w:cs="宋体"/>
          <w:sz w:val="24"/>
          <w:lang w:eastAsia="zh-CN"/>
        </w:rPr>
        <w:t>「</w:t>
      </w:r>
      <w:r>
        <w:rPr>
          <w:rFonts w:hint="eastAsia" w:ascii="宋体" w:hAnsi="宋体" w:eastAsia="宋体" w:cs="宋体"/>
          <w:sz w:val="24"/>
        </w:rPr>
        <w:t>生成过程</w:t>
      </w:r>
      <w:r>
        <w:rPr>
          <w:rFonts w:hint="eastAsia" w:ascii="宋体" w:hAnsi="宋体" w:eastAsia="宋体" w:cs="宋体"/>
          <w:sz w:val="24"/>
          <w:lang w:eastAsia="zh-CN"/>
        </w:rPr>
        <w:t>」</w:t>
      </w:r>
      <w:r>
        <w:rPr>
          <w:rFonts w:hint="eastAsia" w:ascii="宋体" w:hAnsi="宋体" w:eastAsia="宋体" w:cs="宋体"/>
          <w:sz w:val="24"/>
        </w:rPr>
        <w:t>，它不是蓝图，而是创生一切蓝图的创造力本身。</w:t>
      </w:r>
    </w:p>
    <w:p w14:paraId="0C74186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完美 vs. 无定：理念是</w:t>
      </w:r>
      <w:r>
        <w:rPr>
          <w:rFonts w:hint="eastAsia" w:ascii="宋体" w:hAnsi="宋体" w:eastAsia="宋体" w:cs="宋体"/>
          <w:sz w:val="24"/>
          <w:lang w:eastAsia="zh-CN"/>
        </w:rPr>
        <w:t>「</w:t>
      </w:r>
      <w:r>
        <w:rPr>
          <w:rFonts w:hint="eastAsia" w:ascii="宋体" w:hAnsi="宋体" w:eastAsia="宋体" w:cs="宋体"/>
          <w:sz w:val="24"/>
        </w:rPr>
        <w:t>完美</w:t>
      </w:r>
      <w:r>
        <w:rPr>
          <w:rFonts w:hint="eastAsia" w:ascii="宋体" w:hAnsi="宋体" w:eastAsia="宋体" w:cs="宋体"/>
          <w:sz w:val="24"/>
          <w:lang w:eastAsia="zh-CN"/>
        </w:rPr>
        <w:t>」</w:t>
      </w:r>
      <w:r>
        <w:rPr>
          <w:rFonts w:hint="eastAsia" w:ascii="宋体" w:hAnsi="宋体" w:eastAsia="宋体" w:cs="宋体"/>
          <w:sz w:val="24"/>
        </w:rPr>
        <w:t>的、具有确定内容的（如</w:t>
      </w:r>
      <w:r>
        <w:rPr>
          <w:rFonts w:hint="eastAsia" w:ascii="宋体" w:hAnsi="宋体" w:eastAsia="宋体" w:cs="宋体"/>
          <w:sz w:val="24"/>
          <w:lang w:eastAsia="zh-CN"/>
        </w:rPr>
        <w:t>「</w:t>
      </w:r>
      <w:r>
        <w:rPr>
          <w:rFonts w:hint="eastAsia" w:ascii="宋体" w:hAnsi="宋体" w:eastAsia="宋体" w:cs="宋体"/>
          <w:sz w:val="24"/>
        </w:rPr>
        <w:t>善</w:t>
      </w:r>
      <w:r>
        <w:rPr>
          <w:rFonts w:hint="eastAsia" w:ascii="宋体" w:hAnsi="宋体" w:eastAsia="宋体" w:cs="宋体"/>
          <w:sz w:val="24"/>
          <w:lang w:eastAsia="zh-CN"/>
        </w:rPr>
        <w:t>」</w:t>
      </w:r>
      <w:r>
        <w:rPr>
          <w:rFonts w:hint="eastAsia" w:ascii="宋体" w:hAnsi="宋体" w:eastAsia="宋体" w:cs="宋体"/>
          <w:sz w:val="24"/>
        </w:rPr>
        <w:t>的理念、</w:t>
      </w:r>
      <w:r>
        <w:rPr>
          <w:rFonts w:hint="eastAsia" w:ascii="宋体" w:hAnsi="宋体" w:eastAsia="宋体" w:cs="宋体"/>
          <w:sz w:val="24"/>
          <w:lang w:eastAsia="zh-CN"/>
        </w:rPr>
        <w:t>「</w:t>
      </w:r>
      <w:r>
        <w:rPr>
          <w:rFonts w:hint="eastAsia" w:ascii="宋体" w:hAnsi="宋体" w:eastAsia="宋体" w:cs="宋体"/>
          <w:sz w:val="24"/>
        </w:rPr>
        <w:t>美</w:t>
      </w:r>
      <w:r>
        <w:rPr>
          <w:rFonts w:hint="eastAsia" w:ascii="宋体" w:hAnsi="宋体" w:eastAsia="宋体" w:cs="宋体"/>
          <w:sz w:val="24"/>
          <w:lang w:eastAsia="zh-CN"/>
        </w:rPr>
        <w:t>」</w:t>
      </w:r>
      <w:r>
        <w:rPr>
          <w:rFonts w:hint="eastAsia" w:ascii="宋体" w:hAnsi="宋体" w:eastAsia="宋体" w:cs="宋体"/>
          <w:sz w:val="24"/>
        </w:rPr>
        <w:t>的理念）。它是一种</w:t>
      </w:r>
      <w:r>
        <w:rPr>
          <w:rFonts w:hint="eastAsia" w:ascii="宋体" w:hAnsi="宋体" w:eastAsia="宋体" w:cs="宋体"/>
          <w:sz w:val="24"/>
          <w:lang w:eastAsia="zh-CN"/>
        </w:rPr>
        <w:t>「</w:t>
      </w:r>
      <w:r>
        <w:rPr>
          <w:rFonts w:hint="eastAsia" w:ascii="宋体" w:hAnsi="宋体" w:eastAsia="宋体" w:cs="宋体"/>
          <w:sz w:val="24"/>
        </w:rPr>
        <w:t>有</w:t>
      </w:r>
      <w:r>
        <w:rPr>
          <w:rFonts w:hint="eastAsia" w:ascii="宋体" w:hAnsi="宋体" w:eastAsia="宋体" w:cs="宋体"/>
          <w:sz w:val="24"/>
          <w:lang w:eastAsia="zh-CN"/>
        </w:rPr>
        <w:t>」</w:t>
      </w:r>
      <w:r>
        <w:rPr>
          <w:rFonts w:hint="eastAsia" w:ascii="宋体" w:hAnsi="宋体" w:eastAsia="宋体" w:cs="宋体"/>
          <w:sz w:val="24"/>
        </w:rPr>
        <w:t>，一种最真实的</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无定形</w:t>
      </w:r>
      <w:r>
        <w:rPr>
          <w:rFonts w:hint="eastAsia" w:ascii="宋体" w:hAnsi="宋体" w:eastAsia="宋体" w:cs="宋体"/>
          <w:sz w:val="24"/>
          <w:lang w:eastAsia="zh-CN"/>
        </w:rPr>
        <w:t>」</w:t>
      </w:r>
      <w:r>
        <w:rPr>
          <w:rFonts w:hint="eastAsia" w:ascii="宋体" w:hAnsi="宋体" w:eastAsia="宋体" w:cs="宋体"/>
          <w:sz w:val="24"/>
        </w:rPr>
        <w:t>的（formless）、</w:t>
      </w:r>
      <w:r>
        <w:rPr>
          <w:rFonts w:hint="eastAsia" w:ascii="宋体" w:hAnsi="宋体" w:eastAsia="宋体" w:cs="宋体"/>
          <w:sz w:val="24"/>
          <w:lang w:eastAsia="zh-CN"/>
        </w:rPr>
        <w:t>「</w:t>
      </w:r>
      <w:r>
        <w:rPr>
          <w:rFonts w:hint="eastAsia" w:ascii="宋体" w:hAnsi="宋体" w:eastAsia="宋体" w:cs="宋体"/>
          <w:sz w:val="24"/>
        </w:rPr>
        <w:t>前规定性</w:t>
      </w:r>
      <w:r>
        <w:rPr>
          <w:rFonts w:hint="eastAsia" w:ascii="宋体" w:hAnsi="宋体" w:eastAsia="宋体" w:cs="宋体"/>
          <w:sz w:val="24"/>
          <w:lang w:eastAsia="zh-CN"/>
        </w:rPr>
        <w:t>」</w:t>
      </w:r>
      <w:r>
        <w:rPr>
          <w:rFonts w:hint="eastAsia" w:ascii="宋体" w:hAnsi="宋体" w:eastAsia="宋体" w:cs="宋体"/>
          <w:sz w:val="24"/>
        </w:rPr>
        <w:t>的，它超越了善恶、美丑等一切价值判断，因为它包含了所有这些价值对立产生的可能性。</w:t>
      </w:r>
    </w:p>
    <w:p w14:paraId="5836AE3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等级 vs. 平等：在柏拉图的理念世界中，存在着明确的等级秩序，顶端是至高无上的</w:t>
      </w:r>
      <w:r>
        <w:rPr>
          <w:rFonts w:hint="eastAsia" w:ascii="宋体" w:hAnsi="宋体" w:eastAsia="宋体" w:cs="宋体"/>
          <w:sz w:val="24"/>
          <w:lang w:eastAsia="zh-CN"/>
        </w:rPr>
        <w:t>「</w:t>
      </w:r>
      <w:r>
        <w:rPr>
          <w:rFonts w:hint="eastAsia" w:ascii="宋体" w:hAnsi="宋体" w:eastAsia="宋体" w:cs="宋体"/>
          <w:sz w:val="24"/>
        </w:rPr>
        <w:t>善的理念</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是非等级化的，其中所有的可能性在被收敛之前，都是平等的。没有哪个可能性在本体论上优于另一个。</w:t>
      </w:r>
    </w:p>
    <w:p w14:paraId="4AADCA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93F1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简而言之，柏拉图的理念世界是一个存放着所有完美</w:t>
      </w:r>
      <w:r>
        <w:rPr>
          <w:rFonts w:hint="eastAsia" w:ascii="宋体" w:hAnsi="宋体" w:eastAsia="宋体" w:cs="宋体"/>
          <w:sz w:val="24"/>
          <w:lang w:eastAsia="zh-CN"/>
        </w:rPr>
        <w:t>「</w:t>
      </w:r>
      <w:r>
        <w:rPr>
          <w:rFonts w:hint="eastAsia" w:ascii="宋体" w:hAnsi="宋体" w:eastAsia="宋体" w:cs="宋体"/>
          <w:sz w:val="24"/>
        </w:rPr>
        <w:t>名词</w:t>
      </w:r>
      <w:r>
        <w:rPr>
          <w:rFonts w:hint="eastAsia" w:ascii="宋体" w:hAnsi="宋体" w:eastAsia="宋体" w:cs="宋体"/>
          <w:sz w:val="24"/>
          <w:lang w:eastAsia="zh-CN"/>
        </w:rPr>
        <w:t>」</w:t>
      </w:r>
      <w:r>
        <w:rPr>
          <w:rFonts w:hint="eastAsia" w:ascii="宋体" w:hAnsi="宋体" w:eastAsia="宋体" w:cs="宋体"/>
          <w:sz w:val="24"/>
        </w:rPr>
        <w:t>的静态仓库，而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是一个永恒创造着所有</w:t>
      </w:r>
      <w:r>
        <w:rPr>
          <w:rFonts w:hint="eastAsia" w:ascii="宋体" w:hAnsi="宋体" w:eastAsia="宋体" w:cs="宋体"/>
          <w:sz w:val="24"/>
          <w:lang w:eastAsia="zh-CN"/>
        </w:rPr>
        <w:t>「</w:t>
      </w:r>
      <w:r>
        <w:rPr>
          <w:rFonts w:hint="eastAsia" w:ascii="宋体" w:hAnsi="宋体" w:eastAsia="宋体" w:cs="宋体"/>
          <w:sz w:val="24"/>
        </w:rPr>
        <w:t>动词</w:t>
      </w:r>
      <w:r>
        <w:rPr>
          <w:rFonts w:hint="eastAsia" w:ascii="宋体" w:hAnsi="宋体" w:eastAsia="宋体" w:cs="宋体"/>
          <w:sz w:val="24"/>
          <w:lang w:eastAsia="zh-CN"/>
        </w:rPr>
        <w:t>」</w:t>
      </w:r>
      <w:r>
        <w:rPr>
          <w:rFonts w:hint="eastAsia" w:ascii="宋体" w:hAnsi="宋体" w:eastAsia="宋体" w:cs="宋体"/>
          <w:sz w:val="24"/>
        </w:rPr>
        <w:t>的动态工厂。</w:t>
      </w:r>
    </w:p>
    <w:p w14:paraId="731EFCD1">
      <w:pPr>
        <w:pStyle w:val="6"/>
        <w:bidi w:val="0"/>
        <w:rPr>
          <w:rFonts w:hint="eastAsia" w:ascii="宋体" w:hAnsi="宋体" w:eastAsia="宋体" w:cs="宋体"/>
        </w:rPr>
      </w:pPr>
      <w:r>
        <w:rPr>
          <w:rFonts w:hint="eastAsia" w:ascii="宋体" w:hAnsi="宋体" w:eastAsia="宋体" w:cs="宋体"/>
        </w:rPr>
        <w:t>亚里士多德的</w:t>
      </w:r>
      <w:r>
        <w:rPr>
          <w:rFonts w:hint="eastAsia" w:ascii="宋体" w:hAnsi="宋体" w:eastAsia="宋体" w:cs="宋体"/>
          <w:lang w:eastAsia="zh-CN"/>
        </w:rPr>
        <w:t>「</w:t>
      </w:r>
      <w:r>
        <w:rPr>
          <w:rFonts w:hint="eastAsia" w:ascii="宋体" w:hAnsi="宋体" w:eastAsia="宋体" w:cs="宋体"/>
        </w:rPr>
        <w:t>潜能</w:t>
      </w:r>
      <w:r>
        <w:rPr>
          <w:rFonts w:hint="eastAsia" w:ascii="宋体" w:hAnsi="宋体" w:eastAsia="宋体" w:cs="宋体"/>
          <w:lang w:eastAsia="zh-CN"/>
        </w:rPr>
        <w:t>」</w:t>
      </w:r>
      <w:r>
        <w:rPr>
          <w:rFonts w:hint="eastAsia" w:ascii="宋体" w:hAnsi="宋体" w:eastAsia="宋体" w:cs="宋体"/>
        </w:rPr>
        <w:t>与</w:t>
      </w:r>
      <w:r>
        <w:rPr>
          <w:rFonts w:hint="eastAsia" w:ascii="宋体" w:hAnsi="宋体" w:eastAsia="宋体" w:cs="宋体"/>
          <w:lang w:eastAsia="zh-CN"/>
        </w:rPr>
        <w:t>「</w:t>
      </w:r>
      <w:r>
        <w:rPr>
          <w:rFonts w:hint="eastAsia" w:ascii="宋体" w:hAnsi="宋体" w:eastAsia="宋体" w:cs="宋体"/>
        </w:rPr>
        <w:t>现实</w:t>
      </w:r>
      <w:r>
        <w:rPr>
          <w:rFonts w:hint="eastAsia" w:ascii="宋体" w:hAnsi="宋体" w:eastAsia="宋体" w:cs="宋体"/>
          <w:lang w:eastAsia="zh-CN"/>
        </w:rPr>
        <w:t>」</w:t>
      </w:r>
      <w:r>
        <w:rPr>
          <w:rFonts w:hint="eastAsia" w:ascii="宋体" w:hAnsi="宋体" w:eastAsia="宋体" w:cs="宋体"/>
        </w:rPr>
        <w:t>：受缚于实体的可能性</w:t>
      </w:r>
    </w:p>
    <w:p w14:paraId="711809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亚里士多德，作为柏拉图的学生和批判者，将老师的两个世界拉回到了同一个世界之内。他用一对核心范畴——</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（Dunamis / Potentiality）与</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（Energeia / Actuality）——来解释变化与生成。一块大理石具有成为一座雕像的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，而雕塑家的工作就是将这种潜能</w:t>
      </w:r>
      <w:r>
        <w:rPr>
          <w:rFonts w:hint="eastAsia" w:ascii="宋体" w:hAnsi="宋体" w:eastAsia="宋体" w:cs="宋体"/>
          <w:sz w:val="24"/>
          <w:lang w:eastAsia="zh-CN"/>
        </w:rPr>
        <w:t>「</w:t>
      </w:r>
      <w:r>
        <w:rPr>
          <w:rFonts w:hint="eastAsia" w:ascii="宋体" w:hAnsi="宋体" w:eastAsia="宋体" w:cs="宋体"/>
          <w:sz w:val="24"/>
        </w:rPr>
        <w:t>现实化</w:t>
      </w:r>
      <w:r>
        <w:rPr>
          <w:rFonts w:hint="eastAsia" w:ascii="宋体" w:hAnsi="宋体" w:eastAsia="宋体" w:cs="宋体"/>
          <w:sz w:val="24"/>
          <w:lang w:eastAsia="zh-CN"/>
        </w:rPr>
        <w:t>」</w:t>
      </w:r>
      <w:r>
        <w:rPr>
          <w:rFonts w:hint="eastAsia" w:ascii="宋体" w:hAnsi="宋体" w:eastAsia="宋体" w:cs="宋体"/>
          <w:sz w:val="24"/>
        </w:rPr>
        <w:t>。一个橡子具有成为一棵橡树的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。生成，就是从潜能到现实的转化过程。</w:t>
      </w:r>
    </w:p>
    <w:p w14:paraId="6AADC8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EB7D0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5A81585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这对范畴与我们的模型有着惊人的亲和性。</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可以被看作是终极的、纯粹的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的过程，就是将其</w:t>
      </w:r>
      <w:r>
        <w:rPr>
          <w:rFonts w:hint="eastAsia" w:ascii="宋体" w:hAnsi="宋体" w:eastAsia="宋体" w:cs="宋体"/>
          <w:sz w:val="24"/>
          <w:lang w:eastAsia="zh-CN"/>
        </w:rPr>
        <w:t>「</w:t>
      </w:r>
      <w:r>
        <w:rPr>
          <w:rFonts w:hint="eastAsia" w:ascii="宋体" w:hAnsi="宋体" w:eastAsia="宋体" w:cs="宋体"/>
          <w:sz w:val="24"/>
        </w:rPr>
        <w:t>现实化</w:t>
      </w:r>
      <w:r>
        <w:rPr>
          <w:rFonts w:hint="eastAsia" w:ascii="宋体" w:hAnsi="宋体" w:eastAsia="宋体" w:cs="宋体"/>
          <w:sz w:val="24"/>
          <w:lang w:eastAsia="zh-CN"/>
        </w:rPr>
        <w:t>」</w:t>
      </w:r>
      <w:r>
        <w:rPr>
          <w:rFonts w:hint="eastAsia" w:ascii="宋体" w:hAnsi="宋体" w:eastAsia="宋体" w:cs="宋体"/>
          <w:sz w:val="24"/>
        </w:rPr>
        <w:t>的过程。亚里士多德对</w:t>
      </w:r>
      <w:r>
        <w:rPr>
          <w:rFonts w:hint="eastAsia" w:ascii="宋体" w:hAnsi="宋体" w:eastAsia="宋体" w:cs="宋体"/>
          <w:sz w:val="24"/>
          <w:lang w:eastAsia="zh-CN"/>
        </w:rPr>
        <w:t>「</w:t>
      </w:r>
      <w:r>
        <w:rPr>
          <w:rFonts w:hint="eastAsia" w:ascii="宋体" w:hAnsi="宋体" w:eastAsia="宋体" w:cs="宋体"/>
          <w:sz w:val="24"/>
        </w:rPr>
        <w:t>生成</w:t>
      </w:r>
      <w:r>
        <w:rPr>
          <w:rFonts w:hint="eastAsia" w:ascii="宋体" w:hAnsi="宋体" w:eastAsia="宋体" w:cs="宋体"/>
          <w:sz w:val="24"/>
          <w:lang w:eastAsia="zh-CN"/>
        </w:rPr>
        <w:t>」</w:t>
      </w:r>
      <w:r>
        <w:rPr>
          <w:rFonts w:hint="eastAsia" w:ascii="宋体" w:hAnsi="宋体" w:eastAsia="宋体" w:cs="宋体"/>
          <w:sz w:val="24"/>
        </w:rPr>
        <w:t>的重视，也与我们的过程哲学取向一致。</w:t>
      </w:r>
    </w:p>
    <w:p w14:paraId="45061DB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0684A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根本分歧：</w:t>
      </w:r>
    </w:p>
    <w:p w14:paraId="5EFF435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受缚 vs. 无垠：亚里士多德的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总是受缚于一个特定的实体。潜能是</w:t>
      </w:r>
      <w:r>
        <w:rPr>
          <w:rFonts w:hint="eastAsia" w:ascii="宋体" w:hAnsi="宋体" w:eastAsia="宋体" w:cs="宋体"/>
          <w:sz w:val="24"/>
          <w:lang w:eastAsia="zh-CN"/>
        </w:rPr>
        <w:t>「</w:t>
      </w:r>
      <w:r>
        <w:rPr>
          <w:rFonts w:hint="eastAsia" w:ascii="宋体" w:hAnsi="宋体" w:eastAsia="宋体" w:cs="宋体"/>
          <w:sz w:val="24"/>
        </w:rPr>
        <w:t>某物的潜能</w:t>
      </w:r>
      <w:r>
        <w:rPr>
          <w:rFonts w:hint="eastAsia" w:ascii="宋体" w:hAnsi="宋体" w:eastAsia="宋体" w:cs="宋体"/>
          <w:sz w:val="24"/>
          <w:lang w:eastAsia="zh-CN"/>
        </w:rPr>
        <w:t>」</w:t>
      </w:r>
      <w:r>
        <w:rPr>
          <w:rFonts w:hint="eastAsia" w:ascii="宋体" w:hAnsi="宋体" w:eastAsia="宋体" w:cs="宋体"/>
          <w:sz w:val="24"/>
        </w:rPr>
        <w:t>。橡子的潜能是成为橡树，而不是成为人。它的可能性范围是有限的、被其本质所规定的。而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是无垠的、不依附于任何实体的潜能。它不是</w:t>
      </w:r>
      <w:r>
        <w:rPr>
          <w:rFonts w:hint="eastAsia" w:ascii="宋体" w:hAnsi="宋体" w:eastAsia="宋体" w:cs="宋体"/>
          <w:sz w:val="24"/>
          <w:lang w:eastAsia="zh-CN"/>
        </w:rPr>
        <w:t>「</w:t>
      </w:r>
      <w:r>
        <w:rPr>
          <w:rFonts w:hint="eastAsia" w:ascii="宋体" w:hAnsi="宋体" w:eastAsia="宋体" w:cs="宋体"/>
          <w:sz w:val="24"/>
        </w:rPr>
        <w:t>某物</w:t>
      </w:r>
      <w:r>
        <w:rPr>
          <w:rFonts w:hint="eastAsia" w:ascii="宋体" w:hAnsi="宋体" w:eastAsia="宋体" w:cs="宋体"/>
          <w:sz w:val="24"/>
          <w:lang w:eastAsia="zh-CN"/>
        </w:rPr>
        <w:t>」</w:t>
      </w:r>
      <w:r>
        <w:rPr>
          <w:rFonts w:hint="eastAsia" w:ascii="宋体" w:hAnsi="宋体" w:eastAsia="宋体" w:cs="宋体"/>
          <w:sz w:val="24"/>
        </w:rPr>
        <w:t>的潜能，而是</w:t>
      </w:r>
      <w:r>
        <w:rPr>
          <w:rFonts w:hint="eastAsia" w:ascii="宋体" w:hAnsi="宋体" w:eastAsia="宋体" w:cs="宋体"/>
          <w:sz w:val="24"/>
          <w:lang w:eastAsia="zh-CN"/>
        </w:rPr>
        <w:t>「</w:t>
      </w:r>
      <w:r>
        <w:rPr>
          <w:rFonts w:hint="eastAsia" w:ascii="宋体" w:hAnsi="宋体" w:eastAsia="宋体" w:cs="宋体"/>
          <w:sz w:val="24"/>
        </w:rPr>
        <w:t>万物</w:t>
      </w:r>
      <w:r>
        <w:rPr>
          <w:rFonts w:hint="eastAsia" w:ascii="宋体" w:hAnsi="宋体" w:eastAsia="宋体" w:cs="宋体"/>
          <w:sz w:val="24"/>
          <w:lang w:eastAsia="zh-CN"/>
        </w:rPr>
        <w:t>」</w:t>
      </w:r>
      <w:r>
        <w:rPr>
          <w:rFonts w:hint="eastAsia" w:ascii="宋体" w:hAnsi="宋体" w:eastAsia="宋体" w:cs="宋体"/>
          <w:sz w:val="24"/>
        </w:rPr>
        <w:t>得以成为其自身的潜能，是</w:t>
      </w:r>
      <w:r>
        <w:rPr>
          <w:rFonts w:hint="eastAsia" w:ascii="宋体" w:hAnsi="宋体" w:eastAsia="宋体" w:cs="宋体"/>
          <w:sz w:val="24"/>
          <w:lang w:eastAsia="zh-CN"/>
        </w:rPr>
        <w:t>「</w:t>
      </w:r>
      <w:r>
        <w:rPr>
          <w:rFonts w:hint="eastAsia" w:ascii="宋体" w:hAnsi="宋体" w:eastAsia="宋体" w:cs="宋体"/>
          <w:sz w:val="24"/>
        </w:rPr>
        <w:t>实体</w:t>
      </w:r>
      <w:r>
        <w:rPr>
          <w:rFonts w:hint="eastAsia" w:ascii="宋体" w:hAnsi="宋体" w:eastAsia="宋体" w:cs="宋体"/>
          <w:sz w:val="24"/>
          <w:lang w:eastAsia="zh-CN"/>
        </w:rPr>
        <w:t>」</w:t>
      </w:r>
      <w:r>
        <w:rPr>
          <w:rFonts w:hint="eastAsia" w:ascii="宋体" w:hAnsi="宋体" w:eastAsia="宋体" w:cs="宋体"/>
          <w:sz w:val="24"/>
        </w:rPr>
        <w:t>本身得以生成的潜能。</w:t>
      </w:r>
    </w:p>
    <w:p w14:paraId="4A8E757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目的论 vs. 开放性：亚里士多德的生成过程是目的论的（teleological）。橡子的潜能被其内在的</w:t>
      </w:r>
      <w:r>
        <w:rPr>
          <w:rFonts w:hint="eastAsia" w:ascii="宋体" w:hAnsi="宋体" w:eastAsia="宋体" w:cs="宋体"/>
          <w:sz w:val="24"/>
          <w:lang w:eastAsia="zh-CN"/>
        </w:rPr>
        <w:t>「</w:t>
      </w:r>
      <w:r>
        <w:rPr>
          <w:rFonts w:hint="eastAsia" w:ascii="宋体" w:hAnsi="宋体" w:eastAsia="宋体" w:cs="宋体"/>
          <w:sz w:val="24"/>
        </w:rPr>
        <w:t>目的</w:t>
      </w:r>
      <w:r>
        <w:rPr>
          <w:rFonts w:hint="eastAsia" w:ascii="宋体" w:hAnsi="宋体" w:eastAsia="宋体" w:cs="宋体"/>
          <w:sz w:val="24"/>
          <w:lang w:eastAsia="zh-CN"/>
        </w:rPr>
        <w:t>」</w:t>
      </w:r>
      <w:r>
        <w:rPr>
          <w:rFonts w:hint="eastAsia" w:ascii="宋体" w:hAnsi="宋体" w:eastAsia="宋体" w:cs="宋体"/>
          <w:sz w:val="24"/>
        </w:rPr>
        <w:t>（telos）——成为一棵完美的橡树——所引导。生成是一个被预设目标所牵引的过程。而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的演化是完全开放的、非目的论的。它没有预设任何终极目标。所谓的</w:t>
      </w:r>
      <w:r>
        <w:rPr>
          <w:rFonts w:hint="eastAsia" w:ascii="宋体" w:hAnsi="宋体" w:eastAsia="宋体" w:cs="宋体"/>
          <w:sz w:val="24"/>
          <w:lang w:eastAsia="zh-CN"/>
        </w:rPr>
        <w:t>「</w:t>
      </w:r>
      <w:r>
        <w:rPr>
          <w:rFonts w:hint="eastAsia" w:ascii="宋体" w:hAnsi="宋体" w:eastAsia="宋体" w:cs="宋体"/>
          <w:sz w:val="24"/>
        </w:rPr>
        <w:t>目的</w:t>
      </w:r>
      <w:r>
        <w:rPr>
          <w:rFonts w:hint="eastAsia" w:ascii="宋体" w:hAnsi="宋体" w:eastAsia="宋体" w:cs="宋体"/>
          <w:sz w:val="24"/>
          <w:lang w:eastAsia="zh-CN"/>
        </w:rPr>
        <w:t>」</w:t>
      </w:r>
      <w:r>
        <w:rPr>
          <w:rFonts w:hint="eastAsia" w:ascii="宋体" w:hAnsi="宋体" w:eastAsia="宋体" w:cs="宋体"/>
          <w:sz w:val="24"/>
        </w:rPr>
        <w:t>，是在</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的过程中，由观察者与被观察者共同建构出来的、暂时的方向。</w:t>
      </w:r>
    </w:p>
    <w:p w14:paraId="4D6758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A616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因此，如果说亚里士多德的</w:t>
      </w:r>
      <w:r>
        <w:rPr>
          <w:rFonts w:hint="eastAsia" w:ascii="宋体" w:hAnsi="宋体" w:eastAsia="宋体" w:cs="宋体"/>
          <w:sz w:val="24"/>
          <w:lang w:eastAsia="zh-CN"/>
        </w:rPr>
        <w:t>「</w:t>
      </w:r>
      <w:r>
        <w:rPr>
          <w:rFonts w:hint="eastAsia" w:ascii="宋体" w:hAnsi="宋体" w:eastAsia="宋体" w:cs="宋体"/>
          <w:sz w:val="24"/>
        </w:rPr>
        <w:t>潜能</w:t>
      </w:r>
      <w:r>
        <w:rPr>
          <w:rFonts w:hint="eastAsia" w:ascii="宋体" w:hAnsi="宋体" w:eastAsia="宋体" w:cs="宋体"/>
          <w:sz w:val="24"/>
          <w:lang w:eastAsia="zh-CN"/>
        </w:rPr>
        <w:t>」</w:t>
      </w:r>
      <w:r>
        <w:rPr>
          <w:rFonts w:hint="eastAsia" w:ascii="宋体" w:hAnsi="宋体" w:eastAsia="宋体" w:cs="宋体"/>
          <w:sz w:val="24"/>
        </w:rPr>
        <w:t>是一个已经写好了剧本大纲、只待演员登场的舞台，那么</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则是一个连舞台、剧本和演员都尚未存在，一切皆可即兴创生的混沌剧场。</w:t>
      </w:r>
    </w:p>
    <w:p w14:paraId="146EE583">
      <w:pPr>
        <w:pStyle w:val="6"/>
        <w:bidi w:val="0"/>
        <w:rPr>
          <w:rFonts w:hint="eastAsia" w:ascii="宋体" w:hAnsi="宋体" w:eastAsia="宋体" w:cs="宋体"/>
        </w:rPr>
      </w:pPr>
      <w:r>
        <w:rPr>
          <w:rFonts w:hint="eastAsia" w:ascii="宋体" w:hAnsi="宋体" w:eastAsia="宋体" w:cs="宋体"/>
        </w:rPr>
        <w:t>怀特海的</w:t>
      </w:r>
      <w:r>
        <w:rPr>
          <w:rFonts w:hint="eastAsia" w:ascii="宋体" w:hAnsi="宋体" w:eastAsia="宋体" w:cs="宋体"/>
          <w:lang w:eastAsia="zh-CN"/>
        </w:rPr>
        <w:t>「</w:t>
      </w:r>
      <w:r>
        <w:rPr>
          <w:rFonts w:hint="eastAsia" w:ascii="宋体" w:hAnsi="宋体" w:eastAsia="宋体" w:cs="宋体"/>
        </w:rPr>
        <w:t>创造性前进</w:t>
      </w:r>
      <w:r>
        <w:rPr>
          <w:rFonts w:hint="eastAsia" w:ascii="宋体" w:hAnsi="宋体" w:eastAsia="宋体" w:cs="宋体"/>
          <w:lang w:eastAsia="zh-CN"/>
        </w:rPr>
        <w:t>」</w:t>
      </w:r>
      <w:r>
        <w:rPr>
          <w:rFonts w:hint="eastAsia" w:ascii="宋体" w:hAnsi="宋体" w:eastAsia="宋体" w:cs="宋体"/>
        </w:rPr>
        <w:t>：最亲近的哲学盟友</w:t>
      </w:r>
    </w:p>
    <w:p w14:paraId="43CF44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在20世纪，过程哲学家阿尔弗雷德·诺思·怀特海对西方传统的实体形而上学发起了最猛烈的攻击。他主张，终极的实在不是不变的实体，而是由一系列</w:t>
      </w:r>
      <w:r>
        <w:rPr>
          <w:rFonts w:hint="eastAsia" w:ascii="宋体" w:hAnsi="宋体" w:eastAsia="宋体" w:cs="宋体"/>
          <w:sz w:val="24"/>
          <w:lang w:eastAsia="zh-CN"/>
        </w:rPr>
        <w:t>「</w:t>
      </w:r>
      <w:r>
        <w:rPr>
          <w:rFonts w:hint="eastAsia" w:ascii="宋体" w:hAnsi="宋体" w:eastAsia="宋体" w:cs="宋体"/>
          <w:sz w:val="24"/>
        </w:rPr>
        <w:t>现实机缘</w:t>
      </w:r>
      <w:r>
        <w:rPr>
          <w:rFonts w:hint="eastAsia" w:ascii="宋体" w:hAnsi="宋体" w:eastAsia="宋体" w:cs="宋体"/>
          <w:sz w:val="24"/>
          <w:lang w:eastAsia="zh-CN"/>
        </w:rPr>
        <w:t>」</w:t>
      </w:r>
      <w:r>
        <w:rPr>
          <w:rFonts w:hint="eastAsia" w:ascii="宋体" w:hAnsi="宋体" w:eastAsia="宋体" w:cs="宋体"/>
          <w:sz w:val="24"/>
        </w:rPr>
        <w:t>（actual occasions）构成的、持续不断的</w:t>
      </w:r>
      <w:r>
        <w:rPr>
          <w:rFonts w:hint="eastAsia" w:ascii="宋体" w:hAnsi="宋体" w:eastAsia="宋体" w:cs="宋体"/>
          <w:sz w:val="24"/>
          <w:lang w:eastAsia="zh-CN"/>
        </w:rPr>
        <w:t>「</w:t>
      </w:r>
      <w:r>
        <w:rPr>
          <w:rFonts w:hint="eastAsia" w:ascii="宋体" w:hAnsi="宋体" w:eastAsia="宋体" w:cs="宋体"/>
          <w:sz w:val="24"/>
        </w:rPr>
        <w:t>创造性前进</w:t>
      </w:r>
      <w:r>
        <w:rPr>
          <w:rFonts w:hint="eastAsia" w:ascii="宋体" w:hAnsi="宋体" w:eastAsia="宋体" w:cs="宋体"/>
          <w:sz w:val="24"/>
          <w:lang w:eastAsia="zh-CN"/>
        </w:rPr>
        <w:t>」</w:t>
      </w:r>
      <w:r>
        <w:rPr>
          <w:rFonts w:hint="eastAsia" w:ascii="宋体" w:hAnsi="宋体" w:eastAsia="宋体" w:cs="宋体"/>
          <w:sz w:val="24"/>
        </w:rPr>
        <w:t>（creative advance）。宇宙的本质是经验的、动态的、生成的。</w:t>
      </w:r>
    </w:p>
    <w:p w14:paraId="193055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AD28B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2E8F04D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怀特海的哲学是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观念在西方哲学史上最亲近的盟友。两者都坚持过程优先于实体，都认为实在的本质是动态的生成。怀特海的</w:t>
      </w:r>
      <w:r>
        <w:rPr>
          <w:rFonts w:hint="eastAsia" w:ascii="宋体" w:hAnsi="宋体" w:eastAsia="宋体" w:cs="宋体"/>
          <w:sz w:val="24"/>
          <w:lang w:eastAsia="zh-CN"/>
        </w:rPr>
        <w:t>「</w:t>
      </w:r>
      <w:r>
        <w:rPr>
          <w:rFonts w:hint="eastAsia" w:ascii="宋体" w:hAnsi="宋体" w:eastAsia="宋体" w:cs="宋体"/>
          <w:sz w:val="24"/>
        </w:rPr>
        <w:t>创造性</w:t>
      </w:r>
      <w:r>
        <w:rPr>
          <w:rFonts w:hint="eastAsia" w:ascii="宋体" w:hAnsi="宋体" w:eastAsia="宋体" w:cs="宋体"/>
          <w:sz w:val="24"/>
          <w:lang w:eastAsia="zh-CN"/>
        </w:rPr>
        <w:t>」</w:t>
      </w:r>
      <w:r>
        <w:rPr>
          <w:rFonts w:hint="eastAsia" w:ascii="宋体" w:hAnsi="宋体" w:eastAsia="宋体" w:cs="宋体"/>
          <w:sz w:val="24"/>
        </w:rPr>
        <w:t>（Creativity）概念，与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的内在动态性几乎可以互换。他所说的、被每一个</w:t>
      </w:r>
      <w:r>
        <w:rPr>
          <w:rFonts w:hint="eastAsia" w:ascii="宋体" w:hAnsi="宋体" w:eastAsia="宋体" w:cs="宋体"/>
          <w:sz w:val="24"/>
          <w:lang w:eastAsia="zh-CN"/>
        </w:rPr>
        <w:t>「</w:t>
      </w:r>
      <w:r>
        <w:rPr>
          <w:rFonts w:hint="eastAsia" w:ascii="宋体" w:hAnsi="宋体" w:eastAsia="宋体" w:cs="宋体"/>
          <w:sz w:val="24"/>
        </w:rPr>
        <w:t>现实机缘</w:t>
      </w:r>
      <w:r>
        <w:rPr>
          <w:rFonts w:hint="eastAsia" w:ascii="宋体" w:hAnsi="宋体" w:eastAsia="宋体" w:cs="宋体"/>
          <w:sz w:val="24"/>
          <w:lang w:eastAsia="zh-CN"/>
        </w:rPr>
        <w:t>」</w:t>
      </w:r>
      <w:r>
        <w:rPr>
          <w:rFonts w:hint="eastAsia" w:ascii="宋体" w:hAnsi="宋体" w:eastAsia="宋体" w:cs="宋体"/>
          <w:sz w:val="24"/>
        </w:rPr>
        <w:t>所</w:t>
      </w:r>
      <w:r>
        <w:rPr>
          <w:rFonts w:hint="eastAsia" w:ascii="宋体" w:hAnsi="宋体" w:eastAsia="宋体" w:cs="宋体"/>
          <w:sz w:val="24"/>
          <w:lang w:eastAsia="zh-CN"/>
        </w:rPr>
        <w:t>「</w:t>
      </w:r>
      <w:r>
        <w:rPr>
          <w:rFonts w:hint="eastAsia" w:ascii="宋体" w:hAnsi="宋体" w:eastAsia="宋体" w:cs="宋体"/>
          <w:sz w:val="24"/>
        </w:rPr>
        <w:t>把握</w:t>
      </w:r>
      <w:r>
        <w:rPr>
          <w:rFonts w:hint="eastAsia" w:ascii="宋体" w:hAnsi="宋体" w:eastAsia="宋体" w:cs="宋体"/>
          <w:sz w:val="24"/>
          <w:lang w:eastAsia="zh-CN"/>
        </w:rPr>
        <w:t>」</w:t>
      </w:r>
      <w:r>
        <w:rPr>
          <w:rFonts w:hint="eastAsia" w:ascii="宋体" w:hAnsi="宋体" w:eastAsia="宋体" w:cs="宋体"/>
          <w:sz w:val="24"/>
        </w:rPr>
        <w:t>（prehension）的</w:t>
      </w:r>
      <w:r>
        <w:rPr>
          <w:rFonts w:hint="eastAsia" w:ascii="宋体" w:hAnsi="宋体" w:eastAsia="宋体" w:cs="宋体"/>
          <w:sz w:val="24"/>
          <w:lang w:eastAsia="zh-CN"/>
        </w:rPr>
        <w:t>「</w:t>
      </w:r>
      <w:r>
        <w:rPr>
          <w:rFonts w:hint="eastAsia" w:ascii="宋体" w:hAnsi="宋体" w:eastAsia="宋体" w:cs="宋体"/>
          <w:sz w:val="24"/>
        </w:rPr>
        <w:t>永恒客体</w:t>
      </w:r>
      <w:r>
        <w:rPr>
          <w:rFonts w:hint="eastAsia" w:ascii="宋体" w:hAnsi="宋体" w:eastAsia="宋体" w:cs="宋体"/>
          <w:sz w:val="24"/>
          <w:lang w:eastAsia="zh-CN"/>
        </w:rPr>
        <w:t>」</w:t>
      </w:r>
      <w:r>
        <w:rPr>
          <w:rFonts w:hint="eastAsia" w:ascii="宋体" w:hAnsi="宋体" w:eastAsia="宋体" w:cs="宋体"/>
          <w:sz w:val="24"/>
        </w:rPr>
        <w:t>（eternal objects，类似于柏拉图的理念，但作为纯粹的可能性而存在），也与我们的模型有相似之处。</w:t>
      </w:r>
    </w:p>
    <w:p w14:paraId="33BF955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A5B122">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细微但关键的分歧：</w:t>
      </w:r>
    </w:p>
    <w:p w14:paraId="54479F7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上帝的角色：在怀特海的复杂体系中，</w:t>
      </w:r>
      <w:r>
        <w:rPr>
          <w:rFonts w:hint="eastAsia" w:ascii="宋体" w:hAnsi="宋体" w:eastAsia="宋体" w:cs="宋体"/>
          <w:sz w:val="24"/>
          <w:lang w:eastAsia="zh-CN"/>
        </w:rPr>
        <w:t>「</w:t>
      </w:r>
      <w:r>
        <w:rPr>
          <w:rFonts w:hint="eastAsia" w:ascii="宋体" w:hAnsi="宋体" w:eastAsia="宋体" w:cs="宋体"/>
          <w:sz w:val="24"/>
        </w:rPr>
        <w:t>上帝</w:t>
      </w:r>
      <w:r>
        <w:rPr>
          <w:rFonts w:hint="eastAsia" w:ascii="宋体" w:hAnsi="宋体" w:eastAsia="宋体" w:cs="宋体"/>
          <w:sz w:val="24"/>
          <w:lang w:eastAsia="zh-CN"/>
        </w:rPr>
        <w:t>」</w:t>
      </w:r>
      <w:r>
        <w:rPr>
          <w:rFonts w:hint="eastAsia" w:ascii="宋体" w:hAnsi="宋体" w:eastAsia="宋体" w:cs="宋体"/>
          <w:sz w:val="24"/>
        </w:rPr>
        <w:t>扮演着一个不可或缺的角色。上帝的</w:t>
      </w:r>
      <w:r>
        <w:rPr>
          <w:rFonts w:hint="eastAsia" w:ascii="宋体" w:hAnsi="宋体" w:eastAsia="宋体" w:cs="宋体"/>
          <w:sz w:val="24"/>
          <w:lang w:eastAsia="zh-CN"/>
        </w:rPr>
        <w:t>「</w:t>
      </w:r>
      <w:r>
        <w:rPr>
          <w:rFonts w:hint="eastAsia" w:ascii="宋体" w:hAnsi="宋体" w:eastAsia="宋体" w:cs="宋体"/>
          <w:sz w:val="24"/>
        </w:rPr>
        <w:t>始源性质</w:t>
      </w:r>
      <w:r>
        <w:rPr>
          <w:rFonts w:hint="eastAsia" w:ascii="宋体" w:hAnsi="宋体" w:eastAsia="宋体" w:cs="宋体"/>
          <w:sz w:val="24"/>
          <w:lang w:eastAsia="zh-CN"/>
        </w:rPr>
        <w:t>」</w:t>
      </w:r>
      <w:r>
        <w:rPr>
          <w:rFonts w:hint="eastAsia" w:ascii="宋体" w:hAnsi="宋体" w:eastAsia="宋体" w:cs="宋体"/>
          <w:sz w:val="24"/>
        </w:rPr>
        <w:t>（primordial nature）是所有</w:t>
      </w:r>
      <w:r>
        <w:rPr>
          <w:rFonts w:hint="eastAsia" w:ascii="宋体" w:hAnsi="宋体" w:eastAsia="宋体" w:cs="宋体"/>
          <w:sz w:val="24"/>
          <w:lang w:eastAsia="zh-CN"/>
        </w:rPr>
        <w:t>「</w:t>
      </w:r>
      <w:r>
        <w:rPr>
          <w:rFonts w:hint="eastAsia" w:ascii="宋体" w:hAnsi="宋体" w:eastAsia="宋体" w:cs="宋体"/>
          <w:sz w:val="24"/>
        </w:rPr>
        <w:t>永恒客体</w:t>
      </w:r>
      <w:r>
        <w:rPr>
          <w:rFonts w:hint="eastAsia" w:ascii="宋体" w:hAnsi="宋体" w:eastAsia="宋体" w:cs="宋体"/>
          <w:sz w:val="24"/>
          <w:lang w:eastAsia="zh-CN"/>
        </w:rPr>
        <w:t>」</w:t>
      </w:r>
      <w:r>
        <w:rPr>
          <w:rFonts w:hint="eastAsia" w:ascii="宋体" w:hAnsi="宋体" w:eastAsia="宋体" w:cs="宋体"/>
          <w:sz w:val="24"/>
        </w:rPr>
        <w:t>的居所，并为每一个</w:t>
      </w:r>
      <w:r>
        <w:rPr>
          <w:rFonts w:hint="eastAsia" w:ascii="宋体" w:hAnsi="宋体" w:eastAsia="宋体" w:cs="宋体"/>
          <w:sz w:val="24"/>
          <w:lang w:eastAsia="zh-CN"/>
        </w:rPr>
        <w:t>「</w:t>
      </w:r>
      <w:r>
        <w:rPr>
          <w:rFonts w:hint="eastAsia" w:ascii="宋体" w:hAnsi="宋体" w:eastAsia="宋体" w:cs="宋体"/>
          <w:sz w:val="24"/>
        </w:rPr>
        <w:t>现实机缘</w:t>
      </w:r>
      <w:r>
        <w:rPr>
          <w:rFonts w:hint="eastAsia" w:ascii="宋体" w:hAnsi="宋体" w:eastAsia="宋体" w:cs="宋体"/>
          <w:sz w:val="24"/>
          <w:lang w:eastAsia="zh-CN"/>
        </w:rPr>
        <w:t>」</w:t>
      </w:r>
      <w:r>
        <w:rPr>
          <w:rFonts w:hint="eastAsia" w:ascii="宋体" w:hAnsi="宋体" w:eastAsia="宋体" w:cs="宋体"/>
          <w:sz w:val="24"/>
        </w:rPr>
        <w:t>的生成提供最初的</w:t>
      </w:r>
      <w:r>
        <w:rPr>
          <w:rFonts w:hint="eastAsia" w:ascii="宋体" w:hAnsi="宋体" w:eastAsia="宋体" w:cs="宋体"/>
          <w:sz w:val="24"/>
          <w:lang w:eastAsia="zh-CN"/>
        </w:rPr>
        <w:t>「</w:t>
      </w:r>
      <w:r>
        <w:rPr>
          <w:rFonts w:hint="eastAsia" w:ascii="宋体" w:hAnsi="宋体" w:eastAsia="宋体" w:cs="宋体"/>
          <w:sz w:val="24"/>
        </w:rPr>
        <w:t>主观目标</w:t>
      </w:r>
      <w:r>
        <w:rPr>
          <w:rFonts w:hint="eastAsia" w:ascii="宋体" w:hAnsi="宋体" w:eastAsia="宋体" w:cs="宋体"/>
          <w:sz w:val="24"/>
          <w:lang w:eastAsia="zh-CN"/>
        </w:rPr>
        <w:t>」</w:t>
      </w:r>
      <w:r>
        <w:rPr>
          <w:rFonts w:hint="eastAsia" w:ascii="宋体" w:hAnsi="宋体" w:eastAsia="宋体" w:cs="宋体"/>
          <w:sz w:val="24"/>
        </w:rPr>
        <w:t>（subjective aim），引导着宇宙的创造性前进朝向秩序与价值的实现。这使得他的体系仍然带有一种温和的目的论和神学色彩。</w:t>
      </w:r>
    </w:p>
    <w:p w14:paraId="0AF6043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5B5A3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更为激进的立场：</w:t>
      </w:r>
    </w:p>
    <w:p w14:paraId="3C4D0CB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模型则更为激进和彻底的自然主义。它不需要一个外在的</w:t>
      </w:r>
      <w:r>
        <w:rPr>
          <w:rFonts w:hint="eastAsia" w:ascii="宋体" w:hAnsi="宋体" w:eastAsia="宋体" w:cs="宋体"/>
          <w:sz w:val="24"/>
          <w:lang w:eastAsia="zh-CN"/>
        </w:rPr>
        <w:t>「</w:t>
      </w:r>
      <w:r>
        <w:rPr>
          <w:rFonts w:hint="eastAsia" w:ascii="宋体" w:hAnsi="宋体" w:eastAsia="宋体" w:cs="宋体"/>
          <w:sz w:val="24"/>
        </w:rPr>
        <w:t>上帝</w:t>
      </w:r>
      <w:r>
        <w:rPr>
          <w:rFonts w:hint="eastAsia" w:ascii="宋体" w:hAnsi="宋体" w:eastAsia="宋体" w:cs="宋体"/>
          <w:sz w:val="24"/>
          <w:lang w:eastAsia="zh-CN"/>
        </w:rPr>
        <w:t>」</w:t>
      </w:r>
      <w:r>
        <w:rPr>
          <w:rFonts w:hint="eastAsia" w:ascii="宋体" w:hAnsi="宋体" w:eastAsia="宋体" w:cs="宋体"/>
          <w:sz w:val="24"/>
        </w:rPr>
        <w:t>来提供秩序和目标。</w:t>
      </w:r>
      <w:r>
        <w:rPr>
          <w:rFonts w:hint="eastAsia" w:ascii="宋体" w:hAnsi="宋体" w:eastAsia="宋体" w:cs="宋体"/>
          <w:sz w:val="24"/>
          <w:lang w:eastAsia="zh-CN"/>
        </w:rPr>
        <w:t>「</w:t>
      </w:r>
      <w:r>
        <w:rPr>
          <w:rFonts w:hint="eastAsia" w:ascii="宋体" w:hAnsi="宋体" w:eastAsia="宋体" w:cs="宋体"/>
          <w:sz w:val="24"/>
        </w:rPr>
        <w:t>秩序</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目标</w:t>
      </w:r>
      <w:r>
        <w:rPr>
          <w:rFonts w:hint="eastAsia" w:ascii="宋体" w:hAnsi="宋体" w:eastAsia="宋体" w:cs="宋体"/>
          <w:sz w:val="24"/>
          <w:lang w:eastAsia="zh-CN"/>
        </w:rPr>
        <w:t>」</w:t>
      </w:r>
      <w:r>
        <w:rPr>
          <w:rFonts w:hint="eastAsia" w:ascii="宋体" w:hAnsi="宋体" w:eastAsia="宋体" w:cs="宋体"/>
          <w:sz w:val="24"/>
        </w:rPr>
        <w:t>完全是内在的、自下而上地从无数层级的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中涌现出来的。在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的层面，不存在任何预设的引导或偏好。它比怀特海的</w:t>
      </w:r>
      <w:r>
        <w:rPr>
          <w:rFonts w:hint="eastAsia" w:ascii="宋体" w:hAnsi="宋体" w:eastAsia="宋体" w:cs="宋体"/>
          <w:sz w:val="24"/>
          <w:lang w:eastAsia="zh-CN"/>
        </w:rPr>
        <w:t>「</w:t>
      </w:r>
      <w:r>
        <w:rPr>
          <w:rFonts w:hint="eastAsia" w:ascii="宋体" w:hAnsi="宋体" w:eastAsia="宋体" w:cs="宋体"/>
          <w:sz w:val="24"/>
        </w:rPr>
        <w:t>创造性</w:t>
      </w:r>
      <w:r>
        <w:rPr>
          <w:rFonts w:hint="eastAsia" w:ascii="宋体" w:hAnsi="宋体" w:eastAsia="宋体" w:cs="宋体"/>
          <w:sz w:val="24"/>
          <w:lang w:eastAsia="zh-CN"/>
        </w:rPr>
        <w:t>」</w:t>
      </w:r>
      <w:r>
        <w:rPr>
          <w:rFonts w:hint="eastAsia" w:ascii="宋体" w:hAnsi="宋体" w:eastAsia="宋体" w:cs="宋体"/>
          <w:sz w:val="24"/>
        </w:rPr>
        <w:t>更为原始、更为中性，也更为</w:t>
      </w:r>
      <w:r>
        <w:rPr>
          <w:rFonts w:hint="eastAsia" w:ascii="宋体" w:hAnsi="宋体" w:eastAsia="宋体" w:cs="宋体"/>
          <w:sz w:val="24"/>
          <w:lang w:eastAsia="zh-CN"/>
        </w:rPr>
        <w:t>「</w:t>
      </w:r>
      <w:r>
        <w:rPr>
          <w:rFonts w:hint="eastAsia" w:ascii="宋体" w:hAnsi="宋体" w:eastAsia="宋体" w:cs="宋体"/>
          <w:sz w:val="24"/>
        </w:rPr>
        <w:t>危险</w:t>
      </w:r>
      <w:r>
        <w:rPr>
          <w:rFonts w:hint="eastAsia" w:ascii="宋体" w:hAnsi="宋体" w:eastAsia="宋体" w:cs="宋体"/>
          <w:sz w:val="24"/>
          <w:lang w:eastAsia="zh-CN"/>
        </w:rPr>
        <w:t>」</w:t>
      </w:r>
      <w:r>
        <w:rPr>
          <w:rFonts w:hint="eastAsia" w:ascii="宋体" w:hAnsi="宋体" w:eastAsia="宋体" w:cs="宋体"/>
          <w:sz w:val="24"/>
        </w:rPr>
        <w:t>——因为它同样平等地包含了通往混乱、解体和无意义的可能性。</w:t>
      </w:r>
    </w:p>
    <w:p w14:paraId="0FEE0586">
      <w:pPr>
        <w:pStyle w:val="6"/>
        <w:bidi w:val="0"/>
        <w:rPr>
          <w:rFonts w:hint="eastAsia" w:ascii="宋体" w:hAnsi="宋体" w:eastAsia="宋体" w:cs="宋体"/>
        </w:rPr>
      </w:pPr>
      <w:r>
        <w:rPr>
          <w:rFonts w:hint="eastAsia" w:ascii="宋体" w:hAnsi="宋体" w:eastAsia="宋体" w:cs="宋体"/>
        </w:rPr>
        <w:t>道家的</w:t>
      </w:r>
      <w:r>
        <w:rPr>
          <w:rFonts w:hint="eastAsia" w:ascii="宋体" w:hAnsi="宋体" w:eastAsia="宋体" w:cs="宋体"/>
          <w:lang w:eastAsia="zh-CN"/>
        </w:rPr>
        <w:t>「</w:t>
      </w:r>
      <w:r>
        <w:rPr>
          <w:rFonts w:hint="eastAsia" w:ascii="宋体" w:hAnsi="宋体" w:eastAsia="宋体" w:cs="宋体"/>
        </w:rPr>
        <w:t>道</w:t>
      </w:r>
      <w:r>
        <w:rPr>
          <w:rFonts w:hint="eastAsia" w:ascii="宋体" w:hAnsi="宋体" w:eastAsia="宋体" w:cs="宋体"/>
          <w:lang w:eastAsia="zh-CN"/>
        </w:rPr>
        <w:t>」</w:t>
      </w:r>
      <w:r>
        <w:rPr>
          <w:rFonts w:hint="eastAsia" w:ascii="宋体" w:hAnsi="宋体" w:eastAsia="宋体" w:cs="宋体"/>
        </w:rPr>
        <w:t>：无为而无不为的源泉</w:t>
      </w:r>
    </w:p>
    <w:p w14:paraId="1188C6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最后，我们转向东方智慧。中国道家思想的核心概念</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有着深刻的意象和精神上的契合。老子描述</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寂兮寥兮，独立而不改，周行而不殆，可以为天地母。吾不知其名，强字之曰道</w:t>
      </w:r>
      <w:r>
        <w:rPr>
          <w:rFonts w:hint="eastAsia" w:ascii="宋体" w:hAnsi="宋体" w:eastAsia="宋体" w:cs="宋体"/>
          <w:sz w:val="24"/>
          <w:lang w:eastAsia="zh-CN"/>
        </w:rPr>
        <w:t>」</w:t>
      </w:r>
      <w:r>
        <w:rPr>
          <w:rFonts w:hint="eastAsia" w:ascii="宋体" w:hAnsi="宋体" w:eastAsia="宋体" w:cs="宋体"/>
          <w:sz w:val="24"/>
        </w:rPr>
        <w:t>。</w:t>
      </w:r>
    </w:p>
    <w:p w14:paraId="76E651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4FD13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共鸣之处：</w:t>
      </w:r>
    </w:p>
    <w:p w14:paraId="788FBDC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源始性与不可名状：</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是天地万物的终极源泉，但它本身是</w:t>
      </w:r>
      <w:r>
        <w:rPr>
          <w:rFonts w:hint="eastAsia" w:ascii="宋体" w:hAnsi="宋体" w:eastAsia="宋体" w:cs="宋体"/>
          <w:sz w:val="24"/>
          <w:lang w:eastAsia="zh-CN"/>
        </w:rPr>
        <w:t>「</w:t>
      </w:r>
      <w:r>
        <w:rPr>
          <w:rFonts w:hint="eastAsia" w:ascii="宋体" w:hAnsi="宋体" w:eastAsia="宋体" w:cs="宋体"/>
          <w:sz w:val="24"/>
        </w:rPr>
        <w:t>无名</w:t>
      </w:r>
      <w:r>
        <w:rPr>
          <w:rFonts w:hint="eastAsia" w:ascii="宋体" w:hAnsi="宋体" w:eastAsia="宋体" w:cs="宋体"/>
          <w:sz w:val="24"/>
          <w:lang w:eastAsia="zh-CN"/>
        </w:rPr>
        <w:t>」</w:t>
      </w:r>
      <w:r>
        <w:rPr>
          <w:rFonts w:hint="eastAsia" w:ascii="宋体" w:hAnsi="宋体" w:eastAsia="宋体" w:cs="宋体"/>
          <w:sz w:val="24"/>
        </w:rPr>
        <w:t>的，超越了语言和概念的捕捉。这与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的前本体论地位完全一致。</w:t>
      </w:r>
    </w:p>
    <w:p w14:paraId="394B583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虚空与生成：</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常被形容为</w:t>
      </w:r>
      <w:r>
        <w:rPr>
          <w:rFonts w:hint="eastAsia" w:ascii="宋体" w:hAnsi="宋体" w:eastAsia="宋体" w:cs="宋体"/>
          <w:sz w:val="24"/>
          <w:lang w:eastAsia="zh-CN"/>
        </w:rPr>
        <w:t>「</w:t>
      </w:r>
      <w:r>
        <w:rPr>
          <w:rFonts w:hint="eastAsia" w:ascii="宋体" w:hAnsi="宋体" w:eastAsia="宋体" w:cs="宋体"/>
          <w:sz w:val="24"/>
        </w:rPr>
        <w:t>冲（空虚）而用之或不盈</w:t>
      </w:r>
      <w:r>
        <w:rPr>
          <w:rFonts w:hint="eastAsia" w:ascii="宋体" w:hAnsi="宋体" w:eastAsia="宋体" w:cs="宋体"/>
          <w:sz w:val="24"/>
          <w:lang w:eastAsia="zh-CN"/>
        </w:rPr>
        <w:t>」</w:t>
      </w:r>
      <w:r>
        <w:rPr>
          <w:rFonts w:hint="eastAsia" w:ascii="宋体" w:hAnsi="宋体" w:eastAsia="宋体" w:cs="宋体"/>
          <w:sz w:val="24"/>
        </w:rPr>
        <w:t>，像一个空容器，却能生出无穷妙用。这与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作为</w:t>
      </w:r>
      <w:r>
        <w:rPr>
          <w:rFonts w:hint="eastAsia" w:ascii="宋体" w:hAnsi="宋体" w:eastAsia="宋体" w:cs="宋体"/>
          <w:sz w:val="24"/>
          <w:lang w:eastAsia="zh-CN"/>
        </w:rPr>
        <w:t>「</w:t>
      </w:r>
      <w:r>
        <w:rPr>
          <w:rFonts w:hint="eastAsia" w:ascii="宋体" w:hAnsi="宋体" w:eastAsia="宋体" w:cs="宋体"/>
          <w:sz w:val="24"/>
        </w:rPr>
        <w:t>沸腾的虚空</w:t>
      </w:r>
      <w:r>
        <w:rPr>
          <w:rFonts w:hint="eastAsia" w:ascii="宋体" w:hAnsi="宋体" w:eastAsia="宋体" w:cs="宋体"/>
          <w:sz w:val="24"/>
          <w:lang w:eastAsia="zh-CN"/>
        </w:rPr>
        <w:t>」</w:t>
      </w:r>
      <w:r>
        <w:rPr>
          <w:rFonts w:hint="eastAsia" w:ascii="宋体" w:hAnsi="宋体" w:eastAsia="宋体" w:cs="宋体"/>
          <w:sz w:val="24"/>
        </w:rPr>
        <w:t>的动态创生性高度相似。</w:t>
      </w:r>
    </w:p>
    <w:p w14:paraId="0F3FE2B3">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过程性与循环性：</w:t>
      </w:r>
      <w:r>
        <w:rPr>
          <w:rFonts w:hint="eastAsia" w:ascii="宋体" w:hAnsi="宋体" w:eastAsia="宋体" w:cs="宋体"/>
          <w:sz w:val="24"/>
          <w:lang w:eastAsia="zh-CN"/>
        </w:rPr>
        <w:t>「</w:t>
      </w:r>
      <w:r>
        <w:rPr>
          <w:rFonts w:hint="eastAsia" w:ascii="宋体" w:hAnsi="宋体" w:eastAsia="宋体" w:cs="宋体"/>
          <w:sz w:val="24"/>
        </w:rPr>
        <w:t>周行而不殆</w:t>
      </w:r>
      <w:r>
        <w:rPr>
          <w:rFonts w:hint="eastAsia" w:ascii="宋体" w:hAnsi="宋体" w:eastAsia="宋体" w:cs="宋体"/>
          <w:sz w:val="24"/>
          <w:lang w:eastAsia="zh-CN"/>
        </w:rPr>
        <w:t>」</w:t>
      </w:r>
      <w:r>
        <w:rPr>
          <w:rFonts w:hint="eastAsia" w:ascii="宋体" w:hAnsi="宋体" w:eastAsia="宋体" w:cs="宋体"/>
          <w:sz w:val="24"/>
        </w:rPr>
        <w:t>描述了</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的永恒运动和循环过程，这与过程哲学的精神相通。</w:t>
      </w:r>
    </w:p>
    <w:p w14:paraId="661B693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F03D5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视角与重点的差异：</w:t>
      </w:r>
    </w:p>
    <w:p w14:paraId="16323A13">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本体论 vs. 实践论：尽管道家有深刻的本体论，但其最终的落脚点是实践性的、人生境界的。理解</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是为了</w:t>
      </w:r>
      <w:r>
        <w:rPr>
          <w:rFonts w:hint="eastAsia" w:ascii="宋体" w:hAnsi="宋体" w:eastAsia="宋体" w:cs="宋体"/>
          <w:sz w:val="24"/>
          <w:lang w:eastAsia="zh-CN"/>
        </w:rPr>
        <w:t>「</w:t>
      </w:r>
      <w:r>
        <w:rPr>
          <w:rFonts w:hint="eastAsia" w:ascii="宋体" w:hAnsi="宋体" w:eastAsia="宋体" w:cs="宋体"/>
          <w:sz w:val="24"/>
        </w:rPr>
        <w:t>法道自然</w:t>
      </w:r>
      <w:r>
        <w:rPr>
          <w:rFonts w:hint="eastAsia" w:ascii="宋体" w:hAnsi="宋体" w:eastAsia="宋体" w:cs="宋体"/>
          <w:sz w:val="24"/>
          <w:lang w:eastAsia="zh-CN"/>
        </w:rPr>
        <w:t>」</w:t>
      </w:r>
      <w:r>
        <w:rPr>
          <w:rFonts w:hint="eastAsia" w:ascii="宋体" w:hAnsi="宋体" w:eastAsia="宋体" w:cs="宋体"/>
          <w:sz w:val="24"/>
        </w:rPr>
        <w:t>，达到</w:t>
      </w:r>
      <w:r>
        <w:rPr>
          <w:rFonts w:hint="eastAsia" w:ascii="宋体" w:hAnsi="宋体" w:eastAsia="宋体" w:cs="宋体"/>
          <w:sz w:val="24"/>
          <w:lang w:eastAsia="zh-CN"/>
        </w:rPr>
        <w:t>「</w:t>
      </w:r>
      <w:r>
        <w:rPr>
          <w:rFonts w:hint="eastAsia" w:ascii="宋体" w:hAnsi="宋体" w:eastAsia="宋体" w:cs="宋体"/>
          <w:sz w:val="24"/>
        </w:rPr>
        <w:t>无为而治</w:t>
      </w:r>
      <w:r>
        <w:rPr>
          <w:rFonts w:hint="eastAsia" w:ascii="宋体" w:hAnsi="宋体" w:eastAsia="宋体" w:cs="宋体"/>
          <w:sz w:val="24"/>
          <w:lang w:eastAsia="zh-CN"/>
        </w:rPr>
        <w:t>」</w:t>
      </w:r>
      <w:r>
        <w:rPr>
          <w:rFonts w:hint="eastAsia" w:ascii="宋体" w:hAnsi="宋体" w:eastAsia="宋体" w:cs="宋体"/>
          <w:sz w:val="24"/>
        </w:rPr>
        <w:t>的境界。它更关心的是人如何与这个终极实在和谐共处。而我们的模型，至少在本章，更侧重于纯粹的、分析性的形而上学建构。</w:t>
      </w:r>
    </w:p>
    <w:p w14:paraId="3A85305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和谐 vs. 中性：</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的运行，虽然包含了对立面的转化（</w:t>
      </w:r>
      <w:r>
        <w:rPr>
          <w:rFonts w:hint="eastAsia" w:ascii="宋体" w:hAnsi="宋体" w:eastAsia="宋体" w:cs="宋体"/>
          <w:sz w:val="24"/>
          <w:lang w:eastAsia="zh-CN"/>
        </w:rPr>
        <w:t>「</w:t>
      </w:r>
      <w:r>
        <w:rPr>
          <w:rFonts w:hint="eastAsia" w:ascii="宋体" w:hAnsi="宋体" w:eastAsia="宋体" w:cs="宋体"/>
          <w:sz w:val="24"/>
        </w:rPr>
        <w:t>反者道之动</w:t>
      </w:r>
      <w:r>
        <w:rPr>
          <w:rFonts w:hint="eastAsia" w:ascii="宋体" w:hAnsi="宋体" w:eastAsia="宋体" w:cs="宋体"/>
          <w:sz w:val="24"/>
          <w:lang w:eastAsia="zh-CN"/>
        </w:rPr>
        <w:t>」</w:t>
      </w:r>
      <w:r>
        <w:rPr>
          <w:rFonts w:hint="eastAsia" w:ascii="宋体" w:hAnsi="宋体" w:eastAsia="宋体" w:cs="宋体"/>
          <w:sz w:val="24"/>
        </w:rPr>
        <w:t>），但其整体上被视为一种和谐的、自然的秩序。顺应</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即是顺应自然。而</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是前和谐的、绝对中性的。它包含了所有可能的秩序，包括那些我们看来是</w:t>
      </w:r>
      <w:r>
        <w:rPr>
          <w:rFonts w:hint="eastAsia" w:ascii="宋体" w:hAnsi="宋体" w:eastAsia="宋体" w:cs="宋体"/>
          <w:sz w:val="24"/>
          <w:lang w:eastAsia="zh-CN"/>
        </w:rPr>
        <w:t>「</w:t>
      </w:r>
      <w:r>
        <w:rPr>
          <w:rFonts w:hint="eastAsia" w:ascii="宋体" w:hAnsi="宋体" w:eastAsia="宋体" w:cs="宋体"/>
          <w:sz w:val="24"/>
        </w:rPr>
        <w:t>不自然</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不和谐</w:t>
      </w:r>
      <w:r>
        <w:rPr>
          <w:rFonts w:hint="eastAsia" w:ascii="宋体" w:hAnsi="宋体" w:eastAsia="宋体" w:cs="宋体"/>
          <w:sz w:val="24"/>
          <w:lang w:eastAsia="zh-CN"/>
        </w:rPr>
        <w:t>」</w:t>
      </w:r>
      <w:r>
        <w:rPr>
          <w:rFonts w:hint="eastAsia" w:ascii="宋体" w:hAnsi="宋体" w:eastAsia="宋体" w:cs="宋体"/>
          <w:sz w:val="24"/>
        </w:rPr>
        <w:t>甚至</w:t>
      </w:r>
      <w:r>
        <w:rPr>
          <w:rFonts w:hint="eastAsia" w:ascii="宋体" w:hAnsi="宋体" w:eastAsia="宋体" w:cs="宋体"/>
          <w:sz w:val="24"/>
          <w:lang w:eastAsia="zh-CN"/>
        </w:rPr>
        <w:t>「</w:t>
      </w:r>
      <w:r>
        <w:rPr>
          <w:rFonts w:hint="eastAsia" w:ascii="宋体" w:hAnsi="宋体" w:eastAsia="宋体" w:cs="宋体"/>
          <w:sz w:val="24"/>
        </w:rPr>
        <w:t>邪恶</w:t>
      </w:r>
      <w:r>
        <w:rPr>
          <w:rFonts w:hint="eastAsia" w:ascii="宋体" w:hAnsi="宋体" w:eastAsia="宋体" w:cs="宋体"/>
          <w:sz w:val="24"/>
          <w:lang w:eastAsia="zh-CN"/>
        </w:rPr>
        <w:t>」</w:t>
      </w:r>
      <w:r>
        <w:rPr>
          <w:rFonts w:hint="eastAsia" w:ascii="宋体" w:hAnsi="宋体" w:eastAsia="宋体" w:cs="宋体"/>
          <w:sz w:val="24"/>
        </w:rPr>
        <w:t>的秩序。我们所珍视的</w:t>
      </w:r>
      <w:r>
        <w:rPr>
          <w:rFonts w:hint="eastAsia" w:ascii="宋体" w:hAnsi="宋体" w:eastAsia="宋体" w:cs="宋体"/>
          <w:sz w:val="24"/>
          <w:lang w:eastAsia="zh-CN"/>
        </w:rPr>
        <w:t>「</w:t>
      </w:r>
      <w:r>
        <w:rPr>
          <w:rFonts w:hint="eastAsia" w:ascii="宋体" w:hAnsi="宋体" w:eastAsia="宋体" w:cs="宋体"/>
          <w:sz w:val="24"/>
        </w:rPr>
        <w:t>自然</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和谐</w:t>
      </w:r>
      <w:r>
        <w:rPr>
          <w:rFonts w:hint="eastAsia" w:ascii="宋体" w:hAnsi="宋体" w:eastAsia="宋体" w:cs="宋体"/>
          <w:sz w:val="24"/>
          <w:lang w:eastAsia="zh-CN"/>
        </w:rPr>
        <w:t>」</w:t>
      </w:r>
      <w:r>
        <w:rPr>
          <w:rFonts w:hint="eastAsia" w:ascii="宋体" w:hAnsi="宋体" w:eastAsia="宋体" w:cs="宋体"/>
          <w:sz w:val="24"/>
        </w:rPr>
        <w:t>，只是从这无限可能性中被生命世界的观察者们共同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出来的一种特定的、值得追求的价值模式而已。</w:t>
      </w:r>
    </w:p>
    <w:p w14:paraId="3970AC93">
      <w:pPr>
        <w:pStyle w:val="5"/>
        <w:bidi w:val="0"/>
        <w:rPr>
          <w:rFonts w:hint="eastAsia" w:ascii="宋体" w:hAnsi="宋体" w:eastAsia="宋体" w:cs="宋体"/>
        </w:rPr>
      </w:pPr>
      <w:r>
        <w:rPr>
          <w:rFonts w:hint="eastAsia" w:ascii="宋体" w:hAnsi="宋体" w:eastAsia="宋体" w:cs="宋体"/>
        </w:rPr>
        <w:t>结论：从无限可能之海起航</w:t>
      </w:r>
    </w:p>
    <w:p w14:paraId="7CC46E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本章系统地阐述了作为本书整个哲学体系基石的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概念。我们将其定义为一个无限的、未分化的、动态的、作为纯粹生成过程的前本体论实在。它超越了传统哲学中存在与非存在、实体与过程的二元对立，为我们提供了一个理解世界起源和本质的全新框架。</w:t>
      </w:r>
    </w:p>
    <w:p w14:paraId="3D63A9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E9DB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通过与现代物理学的对话，我们看到，量子波函数、弦论景观和真空零点能等前沿概念，都可被视为这个终极实在在我们这个宇宙中留下的可辨识的</w:t>
      </w:r>
      <w:r>
        <w:rPr>
          <w:rFonts w:hint="eastAsia" w:ascii="宋体" w:hAnsi="宋体" w:eastAsia="宋体" w:cs="宋体"/>
          <w:sz w:val="24"/>
          <w:lang w:eastAsia="zh-CN"/>
        </w:rPr>
        <w:t>「</w:t>
      </w:r>
      <w:r>
        <w:rPr>
          <w:rFonts w:hint="eastAsia" w:ascii="宋体" w:hAnsi="宋体" w:eastAsia="宋体" w:cs="宋体"/>
          <w:sz w:val="24"/>
        </w:rPr>
        <w:t>回声</w:t>
      </w:r>
      <w:r>
        <w:rPr>
          <w:rFonts w:hint="eastAsia" w:ascii="宋体" w:hAnsi="宋体" w:eastAsia="宋体" w:cs="宋体"/>
          <w:sz w:val="24"/>
          <w:lang w:eastAsia="zh-CN"/>
        </w:rPr>
        <w:t>」</w:t>
      </w:r>
      <w:r>
        <w:rPr>
          <w:rFonts w:hint="eastAsia" w:ascii="宋体" w:hAnsi="宋体" w:eastAsia="宋体" w:cs="宋体"/>
          <w:sz w:val="24"/>
        </w:rPr>
        <w:t>。它们以科学的语言，印证了实在在最深层面上的可能性、多样性和动态性。</w:t>
      </w:r>
    </w:p>
    <w:p w14:paraId="7096E2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E569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通过与哲学史的对话，我们厘清了</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与柏拉图的理念、亚里士多德的潜能、怀特海的创造性以及道家的</w:t>
      </w:r>
      <w:r>
        <w:rPr>
          <w:rFonts w:hint="eastAsia" w:ascii="宋体" w:hAnsi="宋体" w:eastAsia="宋体" w:cs="宋体"/>
          <w:sz w:val="24"/>
          <w:lang w:eastAsia="zh-CN"/>
        </w:rPr>
        <w:t>「</w:t>
      </w:r>
      <w:r>
        <w:rPr>
          <w:rFonts w:hint="eastAsia" w:ascii="宋体" w:hAnsi="宋体" w:eastAsia="宋体" w:cs="宋体"/>
          <w:sz w:val="24"/>
        </w:rPr>
        <w:t>道</w:t>
      </w:r>
      <w:r>
        <w:rPr>
          <w:rFonts w:hint="eastAsia" w:ascii="宋体" w:hAnsi="宋体" w:eastAsia="宋体" w:cs="宋体"/>
          <w:sz w:val="24"/>
          <w:lang w:eastAsia="zh-CN"/>
        </w:rPr>
        <w:t>」</w:t>
      </w:r>
      <w:r>
        <w:rPr>
          <w:rFonts w:hint="eastAsia" w:ascii="宋体" w:hAnsi="宋体" w:eastAsia="宋体" w:cs="宋体"/>
          <w:sz w:val="24"/>
        </w:rPr>
        <w:t>之间的复杂关系。它吸收了这些伟大思想的洞见，但通过坚持其彻底的动态性、无限开放性和非目的论立场，最终确立了自身的独特性。</w:t>
      </w:r>
    </w:p>
    <w:p w14:paraId="2041A0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97DC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然而，一个纯粹潜在的、未分化的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本身，还不足以解释我们所经验到的这个丰富多彩、结构分明的确定性世界。如果说本章描绘了那片无限可能的海洋，那么下一个、也是至关重要的问题便是：第一朵浪花是如何溅起的？是什么力量第一次触碰了这片寂静之海，从而开启了从</w:t>
      </w:r>
      <w:r>
        <w:rPr>
          <w:rFonts w:hint="eastAsia" w:ascii="宋体" w:hAnsi="宋体" w:eastAsia="宋体" w:cs="宋体"/>
          <w:sz w:val="24"/>
          <w:lang w:eastAsia="zh-CN"/>
        </w:rPr>
        <w:t>「</w:t>
      </w:r>
      <w:r>
        <w:rPr>
          <w:rFonts w:hint="eastAsia" w:ascii="宋体" w:hAnsi="宋体" w:eastAsia="宋体" w:cs="宋体"/>
          <w:sz w:val="24"/>
        </w:rPr>
        <w:t>可能</w:t>
      </w:r>
      <w:r>
        <w:rPr>
          <w:rFonts w:hint="eastAsia" w:ascii="宋体" w:hAnsi="宋体" w:eastAsia="宋体" w:cs="宋体"/>
          <w:sz w:val="24"/>
          <w:lang w:eastAsia="zh-CN"/>
        </w:rPr>
        <w:t>」</w:t>
      </w:r>
      <w:r>
        <w:rPr>
          <w:rFonts w:hint="eastAsia" w:ascii="宋体" w:hAnsi="宋体" w:eastAsia="宋体" w:cs="宋体"/>
          <w:sz w:val="24"/>
        </w:rPr>
        <w:t>到</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的壮丽史诗？</w:t>
      </w:r>
    </w:p>
    <w:p w14:paraId="36210A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4BFE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答案便是下一章将要深入探讨的主题——</w:t>
      </w:r>
      <w:r>
        <w:rPr>
          <w:rFonts w:hint="eastAsia" w:ascii="宋体" w:hAnsi="宋体" w:eastAsia="宋体" w:cs="宋体"/>
          <w:sz w:val="24"/>
          <w:lang w:eastAsia="zh-CN"/>
        </w:rPr>
        <w:t>「</w:t>
      </w:r>
      <w:r>
        <w:rPr>
          <w:rFonts w:hint="eastAsia" w:ascii="宋体" w:hAnsi="宋体" w:eastAsia="宋体" w:cs="宋体"/>
          <w:sz w:val="24"/>
        </w:rPr>
        <w:t>观察的触碰</w:t>
      </w:r>
      <w:r>
        <w:rPr>
          <w:rFonts w:hint="eastAsia" w:ascii="宋体" w:hAnsi="宋体" w:eastAsia="宋体" w:cs="宋体"/>
          <w:sz w:val="24"/>
          <w:lang w:eastAsia="zh-CN"/>
        </w:rPr>
        <w:t>」</w:t>
      </w:r>
      <w:r>
        <w:rPr>
          <w:rFonts w:hint="eastAsia" w:ascii="宋体" w:hAnsi="宋体" w:eastAsia="宋体" w:cs="宋体"/>
          <w:sz w:val="24"/>
        </w:rPr>
        <w:t>。正是这第一次、也是每一次的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，构成了对可能性的第一次、也是每一次的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，从而将无限的潜能，一步步塑造为我们所知的宇宙。航程，刚刚开始。</w:t>
      </w:r>
    </w:p>
    <w:p w14:paraId="4F601094">
      <w:pPr>
        <w:rPr>
          <w:rFonts w:hint="eastAsia" w:ascii="宋体" w:hAnsi="宋体" w:eastAsia="宋体" w:cs="宋体"/>
        </w:rPr>
      </w:pPr>
      <w:r>
        <w:rPr>
          <w:rFonts w:hint="eastAsia" w:ascii="宋体" w:hAnsi="宋体" w:eastAsia="宋体" w:cs="宋体"/>
        </w:rPr>
        <w:br w:type="page"/>
      </w:r>
    </w:p>
    <w:p w14:paraId="2F7F4401">
      <w:pPr>
        <w:pStyle w:val="4"/>
        <w:bidi w:val="0"/>
        <w:rPr>
          <w:rFonts w:hint="eastAsia" w:ascii="宋体" w:hAnsi="宋体" w:eastAsia="宋体" w:cs="宋体"/>
        </w:rPr>
      </w:pPr>
      <w:bookmarkStart w:id="20" w:name="_Toc1344232553"/>
      <w:bookmarkStart w:id="21" w:name="_Toc1585705160"/>
      <w:r>
        <w:rPr>
          <w:rFonts w:hint="eastAsia" w:ascii="宋体" w:hAnsi="宋体" w:eastAsia="宋体" w:cs="宋体"/>
        </w:rPr>
        <w:t>第二章</w:t>
      </w:r>
      <w:r>
        <w:rPr>
          <w:rFonts w:hint="eastAsia" w:ascii="宋体" w:hAnsi="宋体" w:eastAsia="宋体" w:cs="宋体"/>
          <w:lang w:val="en-US" w:eastAsia="zh-CN"/>
        </w:rPr>
        <w:t xml:space="preserve"> </w:t>
      </w:r>
      <w:r>
        <w:rPr>
          <w:rFonts w:hint="eastAsia" w:ascii="宋体" w:hAnsi="宋体" w:eastAsia="宋体" w:cs="宋体"/>
        </w:rPr>
        <w:t>观察的触碰：可能性的第一次收敛</w:t>
      </w:r>
      <w:bookmarkEnd w:id="20"/>
      <w:bookmarkEnd w:id="21"/>
    </w:p>
    <w:p w14:paraId="0167CA87">
      <w:pPr>
        <w:pStyle w:val="5"/>
        <w:bidi w:val="0"/>
        <w:rPr>
          <w:rFonts w:hint="eastAsia" w:ascii="宋体" w:hAnsi="宋体" w:eastAsia="宋体" w:cs="宋体"/>
        </w:rPr>
      </w:pPr>
      <w:r>
        <w:rPr>
          <w:rFonts w:hint="eastAsia" w:ascii="宋体" w:hAnsi="宋体" w:eastAsia="宋体" w:cs="宋体"/>
        </w:rPr>
        <w:t>引言：从寂静之海到第一朵浪花</w:t>
      </w:r>
    </w:p>
    <w:p w14:paraId="2AAD24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在上一章中，我们描绘了一幅壮丽而又令人敬畏的形而上学图景：一个无限、未分化、动态的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作为一切实在得以涌现的终极源泉。它是一片寂静的、蕴含着所有旋律的海洋；是一块未经雕琢、却内藏万千气象的璞玉。然而，这幅图景本身留下了一个最关键的悬念：如果宇宙的源头是纯粹的、对称的、未分化的可能性，那么第一道裂缝是如何产生的？第一种不对称、第一种规定性、第一种</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是如何从这片无限的潜能中被</w:t>
      </w:r>
      <w:r>
        <w:rPr>
          <w:rFonts w:hint="eastAsia" w:ascii="宋体" w:hAnsi="宋体" w:eastAsia="宋体" w:cs="宋体"/>
          <w:sz w:val="24"/>
          <w:lang w:eastAsia="zh-CN"/>
        </w:rPr>
        <w:t>「</w:t>
      </w:r>
      <w:r>
        <w:rPr>
          <w:rFonts w:hint="eastAsia" w:ascii="宋体" w:hAnsi="宋体" w:eastAsia="宋体" w:cs="宋体"/>
          <w:sz w:val="24"/>
        </w:rPr>
        <w:t>筛选</w:t>
      </w:r>
      <w:r>
        <w:rPr>
          <w:rFonts w:hint="eastAsia" w:ascii="宋体" w:hAnsi="宋体" w:eastAsia="宋体" w:cs="宋体"/>
          <w:sz w:val="24"/>
          <w:lang w:eastAsia="zh-CN"/>
        </w:rPr>
        <w:t>」</w:t>
      </w:r>
      <w:r>
        <w:rPr>
          <w:rFonts w:hint="eastAsia" w:ascii="宋体" w:hAnsi="宋体" w:eastAsia="宋体" w:cs="宋体"/>
          <w:sz w:val="24"/>
        </w:rPr>
        <w:t>出来的？</w:t>
      </w:r>
    </w:p>
    <w:p w14:paraId="4E1BE2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BDC6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换言之，是什么力量第一次触碰了这片寂静之海，从而激起了第一朵浪花，开启了从</w:t>
      </w:r>
      <w:r>
        <w:rPr>
          <w:rFonts w:hint="eastAsia" w:ascii="宋体" w:hAnsi="宋体" w:eastAsia="宋体" w:cs="宋体"/>
          <w:sz w:val="24"/>
          <w:lang w:eastAsia="zh-CN"/>
        </w:rPr>
        <w:t>「</w:t>
      </w:r>
      <w:r>
        <w:rPr>
          <w:rFonts w:hint="eastAsia" w:ascii="宋体" w:hAnsi="宋体" w:eastAsia="宋体" w:cs="宋体"/>
          <w:sz w:val="24"/>
        </w:rPr>
        <w:t>可能</w:t>
      </w:r>
      <w:r>
        <w:rPr>
          <w:rFonts w:hint="eastAsia" w:ascii="宋体" w:hAnsi="宋体" w:eastAsia="宋体" w:cs="宋体"/>
          <w:sz w:val="24"/>
          <w:lang w:eastAsia="zh-CN"/>
        </w:rPr>
        <w:t>」</w:t>
      </w:r>
      <w:r>
        <w:rPr>
          <w:rFonts w:hint="eastAsia" w:ascii="宋体" w:hAnsi="宋体" w:eastAsia="宋体" w:cs="宋体"/>
          <w:sz w:val="24"/>
        </w:rPr>
        <w:t>到</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的、波澜壮阔的宇宙创生史诗？</w:t>
      </w:r>
    </w:p>
    <w:p w14:paraId="1E6970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7C4A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本章将要阐述的，正是这个宇宙中最根本、也最神秘的动力机制。我们将其命名为</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（Observation）。在这里，</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的含义将被极大地扩展和深化，它不再是人类认知活动的专利，而是弥散于宇宙万物之中的一种普遍的、本体论层面的互动行为。正是这无处不在的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，如同无数双看不见的手，持续不断地从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这块巨大的黏土中，塑造出我们所知的、结构分明的现实世界。</w:t>
      </w:r>
    </w:p>
    <w:p w14:paraId="3A2B7C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19F6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是连接</w:t>
      </w:r>
      <w:r>
        <w:rPr>
          <w:rFonts w:hint="eastAsia" w:ascii="宋体" w:hAnsi="宋体" w:eastAsia="宋体" w:cs="宋体"/>
          <w:sz w:val="24"/>
          <w:lang w:eastAsia="zh-CN"/>
        </w:rPr>
        <w:t>「</w:t>
      </w:r>
      <w:r>
        <w:rPr>
          <w:rFonts w:hint="eastAsia" w:ascii="宋体" w:hAnsi="宋体" w:eastAsia="宋体" w:cs="宋体"/>
          <w:sz w:val="24"/>
        </w:rPr>
        <w:t>无限可能</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有限现实</w:t>
      </w:r>
      <w:r>
        <w:rPr>
          <w:rFonts w:hint="eastAsia" w:ascii="宋体" w:hAnsi="宋体" w:eastAsia="宋体" w:cs="宋体"/>
          <w:sz w:val="24"/>
          <w:lang w:eastAsia="zh-CN"/>
        </w:rPr>
        <w:t>」</w:t>
      </w:r>
      <w:r>
        <w:rPr>
          <w:rFonts w:hint="eastAsia" w:ascii="宋体" w:hAnsi="宋体" w:eastAsia="宋体" w:cs="宋体"/>
          <w:sz w:val="24"/>
        </w:rPr>
        <w:t>的桥梁。它是一切</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（Convergence）的起点。每一次观察，都是一次对可能性的</w:t>
      </w:r>
      <w:r>
        <w:rPr>
          <w:rFonts w:hint="eastAsia" w:ascii="宋体" w:hAnsi="宋体" w:eastAsia="宋体" w:cs="宋体"/>
          <w:sz w:val="24"/>
          <w:lang w:eastAsia="zh-CN"/>
        </w:rPr>
        <w:t>「</w:t>
      </w:r>
      <w:r>
        <w:rPr>
          <w:rFonts w:hint="eastAsia" w:ascii="宋体" w:hAnsi="宋体" w:eastAsia="宋体" w:cs="宋体"/>
          <w:sz w:val="24"/>
        </w:rPr>
        <w:t>触碰</w:t>
      </w:r>
      <w:r>
        <w:rPr>
          <w:rFonts w:hint="eastAsia" w:ascii="宋体" w:hAnsi="宋体" w:eastAsia="宋体" w:cs="宋体"/>
          <w:sz w:val="24"/>
          <w:lang w:eastAsia="zh-CN"/>
        </w:rPr>
        <w:t>」</w:t>
      </w:r>
      <w:r>
        <w:rPr>
          <w:rFonts w:hint="eastAsia" w:ascii="宋体" w:hAnsi="宋体" w:eastAsia="宋体" w:cs="宋体"/>
          <w:sz w:val="24"/>
        </w:rPr>
        <w:t>，一次从叠加态到确定态的</w:t>
      </w:r>
      <w:r>
        <w:rPr>
          <w:rFonts w:hint="eastAsia" w:ascii="宋体" w:hAnsi="宋体" w:eastAsia="宋体" w:cs="宋体"/>
          <w:sz w:val="24"/>
          <w:lang w:eastAsia="zh-CN"/>
        </w:rPr>
        <w:t>「</w:t>
      </w:r>
      <w:r>
        <w:rPr>
          <w:rFonts w:hint="eastAsia" w:ascii="宋体" w:hAnsi="宋体" w:eastAsia="宋体" w:cs="宋体"/>
          <w:sz w:val="24"/>
        </w:rPr>
        <w:t>坍缩</w:t>
      </w:r>
      <w:r>
        <w:rPr>
          <w:rFonts w:hint="eastAsia" w:ascii="宋体" w:hAnsi="宋体" w:eastAsia="宋体" w:cs="宋体"/>
          <w:sz w:val="24"/>
          <w:lang w:eastAsia="zh-CN"/>
        </w:rPr>
        <w:t>」</w:t>
      </w:r>
      <w:r>
        <w:rPr>
          <w:rFonts w:hint="eastAsia" w:ascii="宋体" w:hAnsi="宋体" w:eastAsia="宋体" w:cs="宋体"/>
          <w:sz w:val="24"/>
        </w:rPr>
        <w:t>，一次从</w:t>
      </w:r>
      <w:r>
        <w:rPr>
          <w:rFonts w:hint="eastAsia" w:ascii="宋体" w:hAnsi="宋体" w:eastAsia="宋体" w:cs="宋体"/>
          <w:sz w:val="24"/>
          <w:lang w:eastAsia="zh-CN"/>
        </w:rPr>
        <w:t>「</w:t>
      </w:r>
      <w:r>
        <w:rPr>
          <w:rFonts w:hint="eastAsia" w:ascii="宋体" w:hAnsi="宋体" w:eastAsia="宋体" w:cs="宋体"/>
          <w:sz w:val="24"/>
        </w:rPr>
        <w:t>将是未是</w:t>
      </w:r>
      <w:r>
        <w:rPr>
          <w:rFonts w:hint="eastAsia" w:ascii="宋体" w:hAnsi="宋体" w:eastAsia="宋体" w:cs="宋体"/>
          <w:sz w:val="24"/>
          <w:lang w:eastAsia="zh-CN"/>
        </w:rPr>
        <w:t>」</w:t>
      </w:r>
      <w:r>
        <w:rPr>
          <w:rFonts w:hint="eastAsia" w:ascii="宋体" w:hAnsi="宋体" w:eastAsia="宋体" w:cs="宋体"/>
          <w:sz w:val="24"/>
        </w:rPr>
        <w:t>到</w:t>
      </w:r>
      <w:r>
        <w:rPr>
          <w:rFonts w:hint="eastAsia" w:ascii="宋体" w:hAnsi="宋体" w:eastAsia="宋体" w:cs="宋体"/>
          <w:sz w:val="24"/>
          <w:lang w:eastAsia="zh-CN"/>
        </w:rPr>
        <w:t>「</w:t>
      </w:r>
      <w:r>
        <w:rPr>
          <w:rFonts w:hint="eastAsia" w:ascii="宋体" w:hAnsi="宋体" w:eastAsia="宋体" w:cs="宋体"/>
          <w:sz w:val="24"/>
        </w:rPr>
        <w:t>是</w:t>
      </w:r>
      <w:r>
        <w:rPr>
          <w:rFonts w:hint="eastAsia" w:ascii="宋体" w:hAnsi="宋体" w:eastAsia="宋体" w:cs="宋体"/>
          <w:sz w:val="24"/>
          <w:lang w:eastAsia="zh-CN"/>
        </w:rPr>
        <w:t>」</w:t>
      </w:r>
      <w:r>
        <w:rPr>
          <w:rFonts w:hint="eastAsia" w:ascii="宋体" w:hAnsi="宋体" w:eastAsia="宋体" w:cs="宋体"/>
          <w:sz w:val="24"/>
        </w:rPr>
        <w:t>的创造性飞跃。</w:t>
      </w:r>
    </w:p>
    <w:p w14:paraId="333779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0859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本章将系统地论述</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的普适性，建立一个跨越从基本粒子到人类意识的</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模型，并最终以一个具体的例子——</w:t>
      </w:r>
      <w:r>
        <w:rPr>
          <w:rFonts w:hint="eastAsia" w:ascii="宋体" w:hAnsi="宋体" w:eastAsia="宋体" w:cs="宋体"/>
          <w:sz w:val="24"/>
          <w:lang w:eastAsia="zh-CN"/>
        </w:rPr>
        <w:t>「</w:t>
      </w:r>
      <w:r>
        <w:rPr>
          <w:rFonts w:hint="eastAsia" w:ascii="宋体" w:hAnsi="宋体" w:eastAsia="宋体" w:cs="宋体"/>
          <w:sz w:val="24"/>
        </w:rPr>
        <w:t>一块石头</w:t>
      </w:r>
      <w:r>
        <w:rPr>
          <w:rFonts w:hint="eastAsia" w:ascii="宋体" w:hAnsi="宋体" w:eastAsia="宋体" w:cs="宋体"/>
          <w:sz w:val="24"/>
          <w:lang w:eastAsia="zh-CN"/>
        </w:rPr>
        <w:t>」</w:t>
      </w:r>
      <w:r>
        <w:rPr>
          <w:rFonts w:hint="eastAsia" w:ascii="宋体" w:hAnsi="宋体" w:eastAsia="宋体" w:cs="宋体"/>
          <w:sz w:val="24"/>
        </w:rPr>
        <w:t>——来详细解构我们日常所见的宏观世界的稳定性，是如何从无数层级、无数主体的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中奇迹般地涌现出来的。这不仅是一次物理学和生物学的哲学思辨，更是一次对</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在宇宙中地位的根本性重估。</w:t>
      </w:r>
    </w:p>
    <w:p w14:paraId="52328067">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观察</w:t>
      </w:r>
      <w:r>
        <w:rPr>
          <w:rFonts w:hint="eastAsia" w:ascii="宋体" w:hAnsi="宋体" w:eastAsia="宋体" w:cs="宋体"/>
          <w:lang w:eastAsia="zh-CN"/>
        </w:rPr>
        <w:t>」</w:t>
      </w:r>
      <w:r>
        <w:rPr>
          <w:rFonts w:hint="eastAsia" w:ascii="宋体" w:hAnsi="宋体" w:eastAsia="宋体" w:cs="宋体"/>
        </w:rPr>
        <w:t>的普适性：一种本体论的互动</w:t>
      </w:r>
    </w:p>
    <w:p w14:paraId="06BF6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在日常语言和科学语境中，</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通常被理解为一种认知行为，特指一个有意识的主体（通常是人）通过感官或仪器，去获取关于一个客观世界的信息。这种理解隐含着一个根深蒂固的二元论预设：存在一个独立于观察者的、预先存在的客观世界，观察者只是一个被动的、外在的信息接收者。</w:t>
      </w:r>
    </w:p>
    <w:p w14:paraId="458A74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ECDC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然而，正如量子力学中著名的</w:t>
      </w:r>
      <w:r>
        <w:rPr>
          <w:rFonts w:hint="eastAsia" w:ascii="宋体" w:hAnsi="宋体" w:eastAsia="宋体" w:cs="宋体"/>
          <w:sz w:val="24"/>
          <w:lang w:eastAsia="zh-CN"/>
        </w:rPr>
        <w:t>「</w:t>
      </w:r>
      <w:r>
        <w:rPr>
          <w:rFonts w:hint="eastAsia" w:ascii="宋体" w:hAnsi="宋体" w:eastAsia="宋体" w:cs="宋体"/>
          <w:sz w:val="24"/>
        </w:rPr>
        <w:t>观察者效应</w:t>
      </w:r>
      <w:r>
        <w:rPr>
          <w:rFonts w:hint="eastAsia" w:ascii="宋体" w:hAnsi="宋体" w:eastAsia="宋体" w:cs="宋体"/>
          <w:sz w:val="24"/>
          <w:lang w:eastAsia="zh-CN"/>
        </w:rPr>
        <w:t>」</w:t>
      </w:r>
      <w:r>
        <w:rPr>
          <w:rFonts w:hint="eastAsia" w:ascii="宋体" w:hAnsi="宋体" w:eastAsia="宋体" w:cs="宋体"/>
          <w:sz w:val="24"/>
        </w:rPr>
        <w:t>所揭示的，在物质世界的最深层面，观察行为本身会深刻地影响、甚至决定被观察对象的实在状态。这种颠覆性的发现，迫使我们必须从根本上重构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的定义。</w:t>
      </w:r>
    </w:p>
    <w:p w14:paraId="7A76F0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4DC1D3">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在本理论体系中，</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被提升到了一个本体论的高度。它不再仅仅是一种认识论行为，而是一种创造性的、规定性的互动。其最广义的定义是：任何一个存在形式（无论其复杂程度如何）与其他存在形式或可能性基底之间发生的、能够导致可能性收敛的任何形式的相互作用。</w:t>
      </w:r>
    </w:p>
    <w:p w14:paraId="6BE794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65AB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这个定义有几个关键的推论：</w:t>
      </w:r>
    </w:p>
    <w:p w14:paraId="1484B9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43DB2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观察的去人类中心化：</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不再是人类或高级生命的特权。宇宙中的每一个基本单元，在其最基本的层面上，都在扮演着</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被观察者</w:t>
      </w:r>
      <w:r>
        <w:rPr>
          <w:rFonts w:hint="eastAsia" w:ascii="宋体" w:hAnsi="宋体" w:eastAsia="宋体" w:cs="宋体"/>
          <w:sz w:val="24"/>
          <w:lang w:eastAsia="zh-CN"/>
        </w:rPr>
        <w:t>」</w:t>
      </w:r>
      <w:r>
        <w:rPr>
          <w:rFonts w:hint="eastAsia" w:ascii="宋体" w:hAnsi="宋体" w:eastAsia="宋体" w:cs="宋体"/>
          <w:sz w:val="24"/>
        </w:rPr>
        <w:t>的双重角色。</w:t>
      </w:r>
    </w:p>
    <w:p w14:paraId="2632F4F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5D2F3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观察即互动：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的本质是相互作用（Interaction）。一个孤立的、不与任何事物发生作用的系统，将永远停留在其可能性的叠加态中。正是通过力的传递、信息的交换、能量的转移，不同的存在形式才得以相互</w:t>
      </w:r>
      <w:r>
        <w:rPr>
          <w:rFonts w:hint="eastAsia" w:ascii="宋体" w:hAnsi="宋体" w:eastAsia="宋体" w:cs="宋体"/>
          <w:sz w:val="24"/>
          <w:lang w:eastAsia="zh-CN"/>
        </w:rPr>
        <w:t>「</w:t>
      </w:r>
      <w:r>
        <w:rPr>
          <w:rFonts w:hint="eastAsia" w:ascii="宋体" w:hAnsi="宋体" w:eastAsia="宋体" w:cs="宋体"/>
          <w:sz w:val="24"/>
        </w:rPr>
        <w:t>锚定</w:t>
      </w:r>
      <w:r>
        <w:rPr>
          <w:rFonts w:hint="eastAsia" w:ascii="宋体" w:hAnsi="宋体" w:eastAsia="宋体" w:cs="宋体"/>
          <w:sz w:val="24"/>
          <w:lang w:eastAsia="zh-CN"/>
        </w:rPr>
        <w:t>」</w:t>
      </w:r>
      <w:r>
        <w:rPr>
          <w:rFonts w:hint="eastAsia" w:ascii="宋体" w:hAnsi="宋体" w:eastAsia="宋体" w:cs="宋体"/>
          <w:sz w:val="24"/>
        </w:rPr>
        <w:t>，将彼此从潜能的</w:t>
      </w:r>
      <w:r>
        <w:rPr>
          <w:rFonts w:hint="eastAsia" w:ascii="宋体" w:hAnsi="宋体" w:eastAsia="宋体" w:cs="宋体"/>
          <w:sz w:val="24"/>
          <w:lang w:val="en-US" w:eastAsia="zh-CN"/>
        </w:rPr>
        <w:t>混沌</w:t>
      </w:r>
      <w:r>
        <w:rPr>
          <w:rFonts w:hint="eastAsia" w:ascii="宋体" w:hAnsi="宋体" w:eastAsia="宋体" w:cs="宋体"/>
          <w:sz w:val="24"/>
        </w:rPr>
        <w:t>中</w:t>
      </w:r>
      <w:r>
        <w:rPr>
          <w:rFonts w:hint="eastAsia" w:ascii="宋体" w:hAnsi="宋体" w:eastAsia="宋体" w:cs="宋体"/>
          <w:sz w:val="24"/>
          <w:lang w:eastAsia="zh-CN"/>
        </w:rPr>
        <w:t>「</w:t>
      </w:r>
      <w:r>
        <w:rPr>
          <w:rFonts w:hint="eastAsia" w:ascii="宋体" w:hAnsi="宋体" w:eastAsia="宋体" w:cs="宋体"/>
          <w:sz w:val="24"/>
        </w:rPr>
        <w:t>拉</w:t>
      </w:r>
      <w:r>
        <w:rPr>
          <w:rFonts w:hint="eastAsia" w:ascii="宋体" w:hAnsi="宋体" w:eastAsia="宋体" w:cs="宋体"/>
          <w:sz w:val="24"/>
          <w:lang w:eastAsia="zh-CN"/>
        </w:rPr>
        <w:t>」</w:t>
      </w:r>
      <w:r>
        <w:rPr>
          <w:rFonts w:hint="eastAsia" w:ascii="宋体" w:hAnsi="宋体" w:eastAsia="宋体" w:cs="宋体"/>
          <w:sz w:val="24"/>
        </w:rPr>
        <w:t>入确定的现实。</w:t>
      </w:r>
    </w:p>
    <w:p w14:paraId="1C7A7B1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A9F0F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观察即规定：每一次互动，都是一次对无限可能性的</w:t>
      </w:r>
      <w:r>
        <w:rPr>
          <w:rFonts w:hint="eastAsia" w:ascii="宋体" w:hAnsi="宋体" w:eastAsia="宋体" w:cs="宋体"/>
          <w:sz w:val="24"/>
          <w:lang w:eastAsia="zh-CN"/>
        </w:rPr>
        <w:t>「</w:t>
      </w:r>
      <w:r>
        <w:rPr>
          <w:rFonts w:hint="eastAsia" w:ascii="宋体" w:hAnsi="宋体" w:eastAsia="宋体" w:cs="宋体"/>
          <w:sz w:val="24"/>
        </w:rPr>
        <w:t>规定</w:t>
      </w:r>
      <w:r>
        <w:rPr>
          <w:rFonts w:hint="eastAsia" w:ascii="宋体" w:hAnsi="宋体" w:eastAsia="宋体" w:cs="宋体"/>
          <w:sz w:val="24"/>
          <w:lang w:eastAsia="zh-CN"/>
        </w:rPr>
        <w:t>」</w:t>
      </w:r>
      <w:r>
        <w:rPr>
          <w:rFonts w:hint="eastAsia" w:ascii="宋体" w:hAnsi="宋体" w:eastAsia="宋体" w:cs="宋体"/>
          <w:sz w:val="24"/>
        </w:rPr>
        <w:t>（Determination）或</w:t>
      </w:r>
      <w:r>
        <w:rPr>
          <w:rFonts w:hint="eastAsia" w:ascii="宋体" w:hAnsi="宋体" w:eastAsia="宋体" w:cs="宋体"/>
          <w:sz w:val="24"/>
          <w:lang w:eastAsia="zh-CN"/>
        </w:rPr>
        <w:t>「</w:t>
      </w:r>
      <w:r>
        <w:rPr>
          <w:rFonts w:hint="eastAsia" w:ascii="宋体" w:hAnsi="宋体" w:eastAsia="宋体" w:cs="宋体"/>
          <w:sz w:val="24"/>
        </w:rPr>
        <w:t>限定</w:t>
      </w:r>
      <w:r>
        <w:rPr>
          <w:rFonts w:hint="eastAsia" w:ascii="宋体" w:hAnsi="宋体" w:eastAsia="宋体" w:cs="宋体"/>
          <w:sz w:val="24"/>
          <w:lang w:eastAsia="zh-CN"/>
        </w:rPr>
        <w:t>」</w:t>
      </w:r>
      <w:r>
        <w:rPr>
          <w:rFonts w:hint="eastAsia" w:ascii="宋体" w:hAnsi="宋体" w:eastAsia="宋体" w:cs="宋体"/>
          <w:sz w:val="24"/>
        </w:rPr>
        <w:t>（Limitation）。当两个电子通过电磁力相互作用时，它们各自的位置和动量可能性分布都受到了对方存在的约束，变得比它们孤立时更加</w:t>
      </w:r>
      <w:r>
        <w:rPr>
          <w:rFonts w:hint="eastAsia" w:ascii="宋体" w:hAnsi="宋体" w:eastAsia="宋体" w:cs="宋体"/>
          <w:sz w:val="24"/>
          <w:lang w:eastAsia="zh-CN"/>
        </w:rPr>
        <w:t>「</w:t>
      </w:r>
      <w:r>
        <w:rPr>
          <w:rFonts w:hint="eastAsia" w:ascii="宋体" w:hAnsi="宋体" w:eastAsia="宋体" w:cs="宋体"/>
          <w:sz w:val="24"/>
        </w:rPr>
        <w:t>确定</w:t>
      </w:r>
      <w:r>
        <w:rPr>
          <w:rFonts w:hint="eastAsia" w:ascii="宋体" w:hAnsi="宋体" w:eastAsia="宋体" w:cs="宋体"/>
          <w:sz w:val="24"/>
          <w:lang w:eastAsia="zh-CN"/>
        </w:rPr>
        <w:t>」</w:t>
      </w:r>
      <w:r>
        <w:rPr>
          <w:rFonts w:hint="eastAsia" w:ascii="宋体" w:hAnsi="宋体" w:eastAsia="宋体" w:cs="宋体"/>
          <w:sz w:val="24"/>
        </w:rPr>
        <w:t>。这种相互的规定，就是最原初的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w:t>
      </w:r>
    </w:p>
    <w:p w14:paraId="676E37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2477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因此，宇宙的演化史，就是一部</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范围和复杂性不断扩大的历史。从最初基本粒子间的相互作用，到星系在引力下的共舞，再到生命体通过复杂的生化网络感知和回应环境，最终到人类通过语言和文化建构共享的意义世界——这一切，都是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这一根本机制在不同尺度和层级上的展现。宇宙并非一台按照既定程序运转的冰冷机器，而是一个由无数</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共同参与的、持续进行的</w:t>
      </w:r>
      <w:r>
        <w:rPr>
          <w:rFonts w:hint="eastAsia" w:ascii="宋体" w:hAnsi="宋体" w:eastAsia="宋体" w:cs="宋体"/>
          <w:sz w:val="24"/>
          <w:lang w:eastAsia="zh-CN"/>
        </w:rPr>
        <w:t>「</w:t>
      </w:r>
      <w:r>
        <w:rPr>
          <w:rFonts w:hint="eastAsia" w:ascii="宋体" w:hAnsi="宋体" w:eastAsia="宋体" w:cs="宋体"/>
          <w:sz w:val="24"/>
        </w:rPr>
        <w:t>现实生成项目</w:t>
      </w:r>
      <w:r>
        <w:rPr>
          <w:rFonts w:hint="eastAsia" w:ascii="宋体" w:hAnsi="宋体" w:eastAsia="宋体" w:cs="宋体"/>
          <w:sz w:val="24"/>
          <w:lang w:eastAsia="zh-CN"/>
        </w:rPr>
        <w:t>」</w:t>
      </w:r>
      <w:r>
        <w:rPr>
          <w:rFonts w:hint="eastAsia" w:ascii="宋体" w:hAnsi="宋体" w:eastAsia="宋体" w:cs="宋体"/>
          <w:sz w:val="24"/>
        </w:rPr>
        <w:t>。</w:t>
      </w:r>
    </w:p>
    <w:p w14:paraId="51B043BD">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意识层级</w:t>
      </w:r>
      <w:r>
        <w:rPr>
          <w:rFonts w:hint="eastAsia" w:ascii="宋体" w:hAnsi="宋体" w:eastAsia="宋体" w:cs="宋体"/>
          <w:lang w:eastAsia="zh-CN"/>
        </w:rPr>
        <w:t>」</w:t>
      </w:r>
      <w:r>
        <w:rPr>
          <w:rFonts w:hint="eastAsia" w:ascii="宋体" w:hAnsi="宋体" w:eastAsia="宋体" w:cs="宋体"/>
        </w:rPr>
        <w:t>模型：从粒子的</w:t>
      </w:r>
      <w:r>
        <w:rPr>
          <w:rFonts w:hint="eastAsia" w:ascii="宋体" w:hAnsi="宋体" w:eastAsia="宋体" w:cs="宋体"/>
          <w:lang w:eastAsia="zh-CN"/>
        </w:rPr>
        <w:t>「</w:t>
      </w:r>
      <w:r>
        <w:rPr>
          <w:rFonts w:hint="eastAsia" w:ascii="宋体" w:hAnsi="宋体" w:eastAsia="宋体" w:cs="宋体"/>
        </w:rPr>
        <w:t>原感觉</w:t>
      </w:r>
      <w:r>
        <w:rPr>
          <w:rFonts w:hint="eastAsia" w:ascii="宋体" w:hAnsi="宋体" w:eastAsia="宋体" w:cs="宋体"/>
          <w:lang w:eastAsia="zh-CN"/>
        </w:rPr>
        <w:t>」</w:t>
      </w:r>
      <w:r>
        <w:rPr>
          <w:rFonts w:hint="eastAsia" w:ascii="宋体" w:hAnsi="宋体" w:eastAsia="宋体" w:cs="宋体"/>
        </w:rPr>
        <w:t>到人类的反思</w:t>
      </w:r>
    </w:p>
    <w:p w14:paraId="5A8B29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是普适的，那么我们必须面对一个更为激进的推论：某种形式的</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体验</w:t>
      </w:r>
      <w:r>
        <w:rPr>
          <w:rFonts w:hint="eastAsia" w:ascii="宋体" w:hAnsi="宋体" w:eastAsia="宋体" w:cs="宋体"/>
          <w:sz w:val="24"/>
          <w:lang w:eastAsia="zh-CN"/>
        </w:rPr>
        <w:t>」</w:t>
      </w:r>
      <w:r>
        <w:rPr>
          <w:rFonts w:hint="eastAsia" w:ascii="宋体" w:hAnsi="宋体" w:eastAsia="宋体" w:cs="宋体"/>
          <w:sz w:val="24"/>
        </w:rPr>
        <w:t>也是普适的。这并非是说一块石头会像人一样思考，或者一个电子拥有喜怒哀乐。这是一种温和的、非拟人化的</w:t>
      </w:r>
      <w:r>
        <w:rPr>
          <w:rFonts w:hint="eastAsia" w:ascii="宋体" w:hAnsi="宋体" w:eastAsia="宋体" w:cs="宋体"/>
          <w:sz w:val="24"/>
          <w:lang w:eastAsia="zh-CN"/>
        </w:rPr>
        <w:t>「</w:t>
      </w:r>
      <w:r>
        <w:rPr>
          <w:rFonts w:hint="eastAsia" w:ascii="宋体" w:hAnsi="宋体" w:eastAsia="宋体" w:cs="宋体"/>
          <w:sz w:val="24"/>
        </w:rPr>
        <w:t>泛体验论</w:t>
      </w:r>
      <w:r>
        <w:rPr>
          <w:rFonts w:hint="eastAsia" w:ascii="宋体" w:hAnsi="宋体" w:eastAsia="宋体" w:cs="宋体"/>
          <w:sz w:val="24"/>
          <w:lang w:eastAsia="zh-CN"/>
        </w:rPr>
        <w:t>」</w:t>
      </w:r>
      <w:r>
        <w:rPr>
          <w:rFonts w:hint="eastAsia" w:ascii="宋体" w:hAnsi="宋体" w:eastAsia="宋体" w:cs="宋体"/>
          <w:sz w:val="24"/>
        </w:rPr>
        <w:t>（Panprotopsychism）。它主张，构成物质世界的基本要素，其内在不仅有物理属性（如质量、电荷），还具有某种极度原始、极度简单的</w:t>
      </w:r>
      <w:r>
        <w:rPr>
          <w:rFonts w:hint="eastAsia" w:ascii="宋体" w:hAnsi="宋体" w:eastAsia="宋体" w:cs="宋体"/>
          <w:sz w:val="24"/>
          <w:lang w:eastAsia="zh-CN"/>
        </w:rPr>
        <w:t>「</w:t>
      </w:r>
      <w:r>
        <w:rPr>
          <w:rFonts w:hint="eastAsia" w:ascii="宋体" w:hAnsi="宋体" w:eastAsia="宋体" w:cs="宋体"/>
          <w:sz w:val="24"/>
        </w:rPr>
        <w:t>内在属性</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原初体验</w:t>
      </w:r>
      <w:r>
        <w:rPr>
          <w:rFonts w:hint="eastAsia" w:ascii="宋体" w:hAnsi="宋体" w:eastAsia="宋体" w:cs="宋体"/>
          <w:sz w:val="24"/>
          <w:lang w:eastAsia="zh-CN"/>
        </w:rPr>
        <w:t>」</w:t>
      </w:r>
      <w:r>
        <w:rPr>
          <w:rFonts w:hint="eastAsia" w:ascii="宋体" w:hAnsi="宋体" w:eastAsia="宋体" w:cs="宋体"/>
          <w:sz w:val="24"/>
        </w:rPr>
        <w:t>（proto-experience）。</w:t>
      </w:r>
    </w:p>
    <w:p w14:paraId="6CBFD0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99E9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w:t>
      </w:r>
      <w:r>
        <w:rPr>
          <w:rFonts w:hint="eastAsia" w:ascii="宋体" w:hAnsi="宋体" w:eastAsia="宋体" w:cs="宋体"/>
          <w:sz w:val="24"/>
          <w:lang w:eastAsia="zh-CN"/>
        </w:rPr>
        <w:t>「</w:t>
      </w:r>
      <w:r>
        <w:rPr>
          <w:rFonts w:hint="eastAsia" w:ascii="宋体" w:hAnsi="宋体" w:eastAsia="宋体" w:cs="宋体"/>
          <w:sz w:val="24"/>
        </w:rPr>
        <w:t>原初体验</w:t>
      </w:r>
      <w:r>
        <w:rPr>
          <w:rFonts w:hint="eastAsia" w:ascii="宋体" w:hAnsi="宋体" w:eastAsia="宋体" w:cs="宋体"/>
          <w:sz w:val="24"/>
          <w:lang w:eastAsia="zh-CN"/>
        </w:rPr>
        <w:t>」</w:t>
      </w:r>
      <w:r>
        <w:rPr>
          <w:rFonts w:hint="eastAsia" w:ascii="宋体" w:hAnsi="宋体" w:eastAsia="宋体" w:cs="宋体"/>
          <w:sz w:val="24"/>
        </w:rPr>
        <w:t>之于人类复杂的意识，犹如一个原子之于一座宏伟的建筑。它是意识的最基本构件，其本身或许并无我们所理解的</w:t>
      </w:r>
      <w:r>
        <w:rPr>
          <w:rFonts w:hint="eastAsia" w:ascii="宋体" w:hAnsi="宋体" w:eastAsia="宋体" w:cs="宋体"/>
          <w:sz w:val="24"/>
          <w:lang w:eastAsia="zh-CN"/>
        </w:rPr>
        <w:t>「</w:t>
      </w:r>
      <w:r>
        <w:rPr>
          <w:rFonts w:hint="eastAsia" w:ascii="宋体" w:hAnsi="宋体" w:eastAsia="宋体" w:cs="宋体"/>
          <w:sz w:val="24"/>
        </w:rPr>
        <w:t>意义</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内容</w:t>
      </w:r>
      <w:r>
        <w:rPr>
          <w:rFonts w:hint="eastAsia" w:ascii="宋体" w:hAnsi="宋体" w:eastAsia="宋体" w:cs="宋体"/>
          <w:sz w:val="24"/>
          <w:lang w:eastAsia="zh-CN"/>
        </w:rPr>
        <w:t>」</w:t>
      </w:r>
      <w:r>
        <w:rPr>
          <w:rFonts w:hint="eastAsia" w:ascii="宋体" w:hAnsi="宋体" w:eastAsia="宋体" w:cs="宋体"/>
          <w:sz w:val="24"/>
        </w:rPr>
        <w:t>，但正是这些构件在亿万年的演化中，通过不断复杂的组合，最终涌现出了我们所知的、丰富多彩的内心世界。</w:t>
      </w:r>
    </w:p>
    <w:p w14:paraId="0F2845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E01D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基于这一前提，我们可以建立一个</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（Hierarchy of Consciousness）模型，来理解不同层级的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是如何运作的，以及它们各自</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出了怎样的现实。</w:t>
      </w:r>
    </w:p>
    <w:p w14:paraId="7DEEF772">
      <w:pPr>
        <w:pStyle w:val="6"/>
        <w:bidi w:val="0"/>
        <w:rPr>
          <w:rFonts w:hint="eastAsia" w:ascii="宋体" w:hAnsi="宋体" w:eastAsia="宋体" w:cs="宋体"/>
        </w:rPr>
      </w:pPr>
      <w:r>
        <w:rPr>
          <w:rFonts w:hint="eastAsia" w:ascii="宋体" w:hAnsi="宋体" w:eastAsia="宋体" w:cs="宋体"/>
        </w:rPr>
        <w:t>层级一：基本粒子的</w:t>
      </w:r>
      <w:r>
        <w:rPr>
          <w:rFonts w:hint="eastAsia" w:ascii="宋体" w:hAnsi="宋体" w:eastAsia="宋体" w:cs="宋体"/>
          <w:lang w:eastAsia="zh-CN"/>
        </w:rPr>
        <w:t>「</w:t>
      </w:r>
      <w:r>
        <w:rPr>
          <w:rFonts w:hint="eastAsia" w:ascii="宋体" w:hAnsi="宋体" w:eastAsia="宋体" w:cs="宋体"/>
        </w:rPr>
        <w:t>原感觉</w:t>
      </w:r>
      <w:r>
        <w:rPr>
          <w:rFonts w:hint="eastAsia" w:ascii="宋体" w:hAnsi="宋体" w:eastAsia="宋体" w:cs="宋体"/>
          <w:lang w:eastAsia="zh-CN"/>
        </w:rPr>
        <w:t>」</w:t>
      </w:r>
      <w:r>
        <w:rPr>
          <w:rFonts w:hint="eastAsia" w:ascii="宋体" w:hAnsi="宋体" w:eastAsia="宋体" w:cs="宋体"/>
        </w:rPr>
        <w:t>（Proto-sensation）</w:t>
      </w:r>
    </w:p>
    <w:p w14:paraId="7B3F64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在意识层级的最底层，是构成我们宇宙的基本粒子，如夸克、轻子和玻色子。它们的</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体验</w:t>
      </w:r>
      <w:r>
        <w:rPr>
          <w:rFonts w:hint="eastAsia" w:ascii="宋体" w:hAnsi="宋体" w:eastAsia="宋体" w:cs="宋体"/>
          <w:sz w:val="24"/>
          <w:lang w:eastAsia="zh-CN"/>
        </w:rPr>
        <w:t>」</w:t>
      </w:r>
      <w:r>
        <w:rPr>
          <w:rFonts w:hint="eastAsia" w:ascii="宋体" w:hAnsi="宋体" w:eastAsia="宋体" w:cs="宋体"/>
          <w:sz w:val="24"/>
        </w:rPr>
        <w:t>，可以被想象为一种最纯粹、最直接的</w:t>
      </w:r>
      <w:r>
        <w:rPr>
          <w:rFonts w:hint="eastAsia" w:ascii="宋体" w:hAnsi="宋体" w:eastAsia="宋体" w:cs="宋体"/>
          <w:sz w:val="24"/>
          <w:lang w:eastAsia="zh-CN"/>
        </w:rPr>
        <w:t>「</w:t>
      </w:r>
      <w:r>
        <w:rPr>
          <w:rFonts w:hint="eastAsia" w:ascii="宋体" w:hAnsi="宋体" w:eastAsia="宋体" w:cs="宋体"/>
          <w:sz w:val="24"/>
        </w:rPr>
        <w:t>原感觉</w:t>
      </w:r>
      <w:r>
        <w:rPr>
          <w:rFonts w:hint="eastAsia" w:ascii="宋体" w:hAnsi="宋体" w:eastAsia="宋体" w:cs="宋体"/>
          <w:sz w:val="24"/>
          <w:lang w:eastAsia="zh-CN"/>
        </w:rPr>
        <w:t>」</w:t>
      </w:r>
      <w:r>
        <w:rPr>
          <w:rFonts w:hint="eastAsia" w:ascii="宋体" w:hAnsi="宋体" w:eastAsia="宋体" w:cs="宋体"/>
          <w:sz w:val="24"/>
        </w:rPr>
        <w:t>。</w:t>
      </w:r>
    </w:p>
    <w:p w14:paraId="2150C0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E717C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5E94520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其观察机制就是物理学中的基本相互作用（强力、弱力、电磁力、引力）。当一个电子释放一个虚光子并被另一个电子吸收时，这个电磁力的传递过程，就是它们之间的一次</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事件。在这个事件中，它们相互</w:t>
      </w:r>
      <w:r>
        <w:rPr>
          <w:rFonts w:hint="eastAsia" w:ascii="宋体" w:hAnsi="宋体" w:eastAsia="宋体" w:cs="宋体"/>
          <w:sz w:val="24"/>
          <w:lang w:eastAsia="zh-CN"/>
        </w:rPr>
        <w:t>「</w:t>
      </w:r>
      <w:r>
        <w:rPr>
          <w:rFonts w:hint="eastAsia" w:ascii="宋体" w:hAnsi="宋体" w:eastAsia="宋体" w:cs="宋体"/>
          <w:sz w:val="24"/>
        </w:rPr>
        <w:t>感知</w:t>
      </w:r>
      <w:r>
        <w:rPr>
          <w:rFonts w:hint="eastAsia" w:ascii="宋体" w:hAnsi="宋体" w:eastAsia="宋体" w:cs="宋体"/>
          <w:sz w:val="24"/>
          <w:lang w:eastAsia="zh-CN"/>
        </w:rPr>
        <w:t>」</w:t>
      </w:r>
      <w:r>
        <w:rPr>
          <w:rFonts w:hint="eastAsia" w:ascii="宋体" w:hAnsi="宋体" w:eastAsia="宋体" w:cs="宋体"/>
          <w:sz w:val="24"/>
        </w:rPr>
        <w:t>到了对方的存在、电荷和相对位置。</w:t>
      </w:r>
    </w:p>
    <w:p w14:paraId="75C1372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5C404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1D9F3B53">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这种最底层的观察，收敛出了物理世界最基本的</w:t>
      </w:r>
      <w:r>
        <w:rPr>
          <w:rFonts w:hint="eastAsia" w:ascii="宋体" w:hAnsi="宋体" w:eastAsia="宋体" w:cs="宋体"/>
          <w:sz w:val="24"/>
          <w:lang w:eastAsia="zh-CN"/>
        </w:rPr>
        <w:t>「</w:t>
      </w:r>
      <w:r>
        <w:rPr>
          <w:rFonts w:hint="eastAsia" w:ascii="宋体" w:hAnsi="宋体" w:eastAsia="宋体" w:cs="宋体"/>
          <w:sz w:val="24"/>
        </w:rPr>
        <w:t>规定性</w:t>
      </w:r>
      <w:r>
        <w:rPr>
          <w:rFonts w:hint="eastAsia" w:ascii="宋体" w:hAnsi="宋体" w:eastAsia="宋体" w:cs="宋体"/>
          <w:sz w:val="24"/>
          <w:lang w:eastAsia="zh-CN"/>
        </w:rPr>
        <w:t>」</w:t>
      </w:r>
      <w:r>
        <w:rPr>
          <w:rFonts w:hint="eastAsia" w:ascii="宋体" w:hAnsi="宋体" w:eastAsia="宋体" w:cs="宋体"/>
          <w:sz w:val="24"/>
        </w:rPr>
        <w:t>。它使得粒子不再是弥散于整个宇宙的纯粹可能性波，而是被</w:t>
      </w:r>
      <w:r>
        <w:rPr>
          <w:rFonts w:hint="eastAsia" w:ascii="宋体" w:hAnsi="宋体" w:eastAsia="宋体" w:cs="宋体"/>
          <w:sz w:val="24"/>
          <w:lang w:eastAsia="zh-CN"/>
        </w:rPr>
        <w:t>「</w:t>
      </w:r>
      <w:r>
        <w:rPr>
          <w:rFonts w:hint="eastAsia" w:ascii="宋体" w:hAnsi="宋体" w:eastAsia="宋体" w:cs="宋体"/>
          <w:sz w:val="24"/>
        </w:rPr>
        <w:t>锚定</w:t>
      </w:r>
      <w:r>
        <w:rPr>
          <w:rFonts w:hint="eastAsia" w:ascii="宋体" w:hAnsi="宋体" w:eastAsia="宋体" w:cs="宋体"/>
          <w:sz w:val="24"/>
          <w:lang w:eastAsia="zh-CN"/>
        </w:rPr>
        <w:t>」</w:t>
      </w:r>
      <w:r>
        <w:rPr>
          <w:rFonts w:hint="eastAsia" w:ascii="宋体" w:hAnsi="宋体" w:eastAsia="宋体" w:cs="宋体"/>
          <w:sz w:val="24"/>
        </w:rPr>
        <w:t>在特定的时空区域内，并遵循着特定的相互作用规则（即物理定律）。粒子间的每一次相互作用，都是一次微小的</w:t>
      </w:r>
      <w:r>
        <w:rPr>
          <w:rFonts w:hint="eastAsia" w:ascii="宋体" w:hAnsi="宋体" w:eastAsia="宋体" w:cs="宋体"/>
          <w:sz w:val="24"/>
          <w:lang w:eastAsia="zh-CN"/>
        </w:rPr>
        <w:t>「</w:t>
      </w:r>
      <w:r>
        <w:rPr>
          <w:rFonts w:hint="eastAsia" w:ascii="宋体" w:hAnsi="宋体" w:eastAsia="宋体" w:cs="宋体"/>
          <w:sz w:val="24"/>
        </w:rPr>
        <w:t>波函数坍缩</w:t>
      </w:r>
      <w:r>
        <w:rPr>
          <w:rFonts w:hint="eastAsia" w:ascii="宋体" w:hAnsi="宋体" w:eastAsia="宋体" w:cs="宋体"/>
          <w:sz w:val="24"/>
          <w:lang w:eastAsia="zh-CN"/>
        </w:rPr>
        <w:t>」</w:t>
      </w:r>
      <w:r>
        <w:rPr>
          <w:rFonts w:hint="eastAsia" w:ascii="宋体" w:hAnsi="宋体" w:eastAsia="宋体" w:cs="宋体"/>
          <w:sz w:val="24"/>
        </w:rPr>
        <w:t>，共同编织着微观世界的概率性实在。这个层级的现实，是高度不稳定的、概率性的，充满了量子涨落。它只收敛了最基本的</w:t>
      </w:r>
      <w:r>
        <w:rPr>
          <w:rFonts w:hint="eastAsia" w:ascii="宋体" w:hAnsi="宋体" w:eastAsia="宋体" w:cs="宋体"/>
          <w:sz w:val="24"/>
          <w:lang w:eastAsia="zh-CN"/>
        </w:rPr>
        <w:t>「</w:t>
      </w:r>
      <w:r>
        <w:rPr>
          <w:rFonts w:hint="eastAsia" w:ascii="宋体" w:hAnsi="宋体" w:eastAsia="宋体" w:cs="宋体"/>
          <w:sz w:val="24"/>
        </w:rPr>
        <w:t>存在性</w:t>
      </w:r>
      <w:r>
        <w:rPr>
          <w:rFonts w:hint="eastAsia" w:ascii="宋体" w:hAnsi="宋体" w:eastAsia="宋体" w:cs="宋体"/>
          <w:sz w:val="24"/>
          <w:lang w:eastAsia="zh-CN"/>
        </w:rPr>
        <w:t>」</w:t>
      </w:r>
      <w:r>
        <w:rPr>
          <w:rFonts w:hint="eastAsia" w:ascii="宋体" w:hAnsi="宋体" w:eastAsia="宋体" w:cs="宋体"/>
          <w:sz w:val="24"/>
        </w:rPr>
        <w:t>，即</w:t>
      </w:r>
      <w:r>
        <w:rPr>
          <w:rFonts w:hint="eastAsia" w:ascii="宋体" w:hAnsi="宋体" w:eastAsia="宋体" w:cs="宋体"/>
          <w:sz w:val="24"/>
          <w:lang w:eastAsia="zh-CN"/>
        </w:rPr>
        <w:t>「</w:t>
      </w:r>
      <w:r>
        <w:rPr>
          <w:rFonts w:hint="eastAsia" w:ascii="宋体" w:hAnsi="宋体" w:eastAsia="宋体" w:cs="宋体"/>
          <w:sz w:val="24"/>
        </w:rPr>
        <w:t>这里有东西在相互作用</w:t>
      </w:r>
      <w:r>
        <w:rPr>
          <w:rFonts w:hint="eastAsia" w:ascii="宋体" w:hAnsi="宋体" w:eastAsia="宋体" w:cs="宋体"/>
          <w:sz w:val="24"/>
          <w:lang w:eastAsia="zh-CN"/>
        </w:rPr>
        <w:t>」</w:t>
      </w:r>
      <w:r>
        <w:rPr>
          <w:rFonts w:hint="eastAsia" w:ascii="宋体" w:hAnsi="宋体" w:eastAsia="宋体" w:cs="宋体"/>
          <w:sz w:val="24"/>
        </w:rPr>
        <w:t>，但其具体的属性（如精确位置）仍然处于模糊的叠加态中。</w:t>
      </w:r>
    </w:p>
    <w:p w14:paraId="4C05BE0B">
      <w:pPr>
        <w:pStyle w:val="6"/>
        <w:bidi w:val="0"/>
        <w:rPr>
          <w:rFonts w:hint="eastAsia" w:ascii="宋体" w:hAnsi="宋体" w:eastAsia="宋体" w:cs="宋体"/>
        </w:rPr>
      </w:pPr>
      <w:r>
        <w:rPr>
          <w:rFonts w:hint="eastAsia" w:ascii="宋体" w:hAnsi="宋体" w:eastAsia="宋体" w:cs="宋体"/>
        </w:rPr>
        <w:t>层级二：原子与分子的</w:t>
      </w:r>
      <w:r>
        <w:rPr>
          <w:rFonts w:hint="eastAsia" w:ascii="宋体" w:hAnsi="宋体" w:eastAsia="宋体" w:cs="宋体"/>
          <w:lang w:eastAsia="zh-CN"/>
        </w:rPr>
        <w:t>「</w:t>
      </w:r>
      <w:r>
        <w:rPr>
          <w:rFonts w:hint="eastAsia" w:ascii="宋体" w:hAnsi="宋体" w:eastAsia="宋体" w:cs="宋体"/>
        </w:rPr>
        <w:t>结构记忆</w:t>
      </w:r>
      <w:r>
        <w:rPr>
          <w:rFonts w:hint="eastAsia" w:ascii="宋体" w:hAnsi="宋体" w:eastAsia="宋体" w:cs="宋体"/>
          <w:lang w:eastAsia="zh-CN"/>
        </w:rPr>
        <w:t>」</w:t>
      </w:r>
      <w:r>
        <w:rPr>
          <w:rFonts w:hint="eastAsia" w:ascii="宋体" w:hAnsi="宋体" w:eastAsia="宋体" w:cs="宋体"/>
        </w:rPr>
        <w:t>（Structural Memory）</w:t>
      </w:r>
    </w:p>
    <w:p w14:paraId="6E2240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当基本粒子组合成原子，原子再组合成分子时，意识层级便向上跃迁了一步。这个层级的</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，可以被理解为一种</w:t>
      </w:r>
      <w:r>
        <w:rPr>
          <w:rFonts w:hint="eastAsia" w:ascii="宋体" w:hAnsi="宋体" w:eastAsia="宋体" w:cs="宋体"/>
          <w:sz w:val="24"/>
          <w:lang w:eastAsia="zh-CN"/>
        </w:rPr>
        <w:t>「</w:t>
      </w:r>
      <w:r>
        <w:rPr>
          <w:rFonts w:hint="eastAsia" w:ascii="宋体" w:hAnsi="宋体" w:eastAsia="宋体" w:cs="宋体"/>
          <w:sz w:val="24"/>
        </w:rPr>
        <w:t>结构记忆</w:t>
      </w:r>
      <w:r>
        <w:rPr>
          <w:rFonts w:hint="eastAsia" w:ascii="宋体" w:hAnsi="宋体" w:eastAsia="宋体" w:cs="宋体"/>
          <w:sz w:val="24"/>
          <w:lang w:eastAsia="zh-CN"/>
        </w:rPr>
        <w:t>」</w:t>
      </w:r>
      <w:r>
        <w:rPr>
          <w:rFonts w:hint="eastAsia" w:ascii="宋体" w:hAnsi="宋体" w:eastAsia="宋体" w:cs="宋体"/>
          <w:sz w:val="24"/>
        </w:rPr>
        <w:t>。</w:t>
      </w:r>
    </w:p>
    <w:p w14:paraId="31825D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3BDA9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4B9AA98F">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其观察机制是化学键和分子间作用力。一个水分子的形态（H₂O），并不仅仅是两个氢原子和一个氧原子在空间中的随机堆砌。它是由电磁力主导的、极其稳定的量子力学结构。这个结构本身，就是一种</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的产物。氧原子和氢原子通过共享电子，相互</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w:t>
      </w:r>
      <w:r>
        <w:rPr>
          <w:rFonts w:hint="eastAsia" w:ascii="宋体" w:hAnsi="宋体" w:eastAsia="宋体" w:cs="宋体"/>
          <w:sz w:val="24"/>
          <w:lang w:eastAsia="zh-CN"/>
        </w:rPr>
        <w:t>「</w:t>
      </w:r>
      <w:r>
        <w:rPr>
          <w:rFonts w:hint="eastAsia" w:ascii="宋体" w:hAnsi="宋体" w:eastAsia="宋体" w:cs="宋体"/>
          <w:sz w:val="24"/>
        </w:rPr>
        <w:t>锁定</w:t>
      </w:r>
      <w:r>
        <w:rPr>
          <w:rFonts w:hint="eastAsia" w:ascii="宋体" w:hAnsi="宋体" w:eastAsia="宋体" w:cs="宋体"/>
          <w:sz w:val="24"/>
          <w:lang w:eastAsia="zh-CN"/>
        </w:rPr>
        <w:t>」</w:t>
      </w:r>
      <w:r>
        <w:rPr>
          <w:rFonts w:hint="eastAsia" w:ascii="宋体" w:hAnsi="宋体" w:eastAsia="宋体" w:cs="宋体"/>
          <w:sz w:val="24"/>
        </w:rPr>
        <w:t>了彼此，形成了一个稳定的整体。这个整体的几何构型、振动模式和化学性质，就是它所</w:t>
      </w:r>
      <w:r>
        <w:rPr>
          <w:rFonts w:hint="eastAsia" w:ascii="宋体" w:hAnsi="宋体" w:eastAsia="宋体" w:cs="宋体"/>
          <w:sz w:val="24"/>
          <w:lang w:eastAsia="zh-CN"/>
        </w:rPr>
        <w:t>「</w:t>
      </w:r>
      <w:r>
        <w:rPr>
          <w:rFonts w:hint="eastAsia" w:ascii="宋体" w:hAnsi="宋体" w:eastAsia="宋体" w:cs="宋体"/>
          <w:sz w:val="24"/>
        </w:rPr>
        <w:t>记忆</w:t>
      </w:r>
      <w:r>
        <w:rPr>
          <w:rFonts w:hint="eastAsia" w:ascii="宋体" w:hAnsi="宋体" w:eastAsia="宋体" w:cs="宋体"/>
          <w:sz w:val="24"/>
          <w:lang w:eastAsia="zh-CN"/>
        </w:rPr>
        <w:t>」</w:t>
      </w:r>
      <w:r>
        <w:rPr>
          <w:rFonts w:hint="eastAsia" w:ascii="宋体" w:hAnsi="宋体" w:eastAsia="宋体" w:cs="宋体"/>
          <w:sz w:val="24"/>
        </w:rPr>
        <w:t>的信息。</w:t>
      </w:r>
    </w:p>
    <w:p w14:paraId="2A299E8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47324C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424B55B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这个层级的观察，收敛出了物质的化学同一性和结构稳定性。它使得物质世界不再仅仅是概率性的粒子云，而是开始呈现出各种具有确定化学性质的</w:t>
      </w:r>
      <w:r>
        <w:rPr>
          <w:rFonts w:hint="eastAsia" w:ascii="宋体" w:hAnsi="宋体" w:eastAsia="宋体" w:cs="宋体"/>
          <w:sz w:val="24"/>
          <w:lang w:eastAsia="zh-CN"/>
        </w:rPr>
        <w:t>「</w:t>
      </w:r>
      <w:r>
        <w:rPr>
          <w:rFonts w:hint="eastAsia" w:ascii="宋体" w:hAnsi="宋体" w:eastAsia="宋体" w:cs="宋体"/>
          <w:sz w:val="24"/>
        </w:rPr>
        <w:t>物种</w:t>
      </w:r>
      <w:r>
        <w:rPr>
          <w:rFonts w:hint="eastAsia" w:ascii="宋体" w:hAnsi="宋体" w:eastAsia="宋体" w:cs="宋体"/>
          <w:sz w:val="24"/>
          <w:lang w:eastAsia="zh-CN"/>
        </w:rPr>
        <w:t>」</w:t>
      </w:r>
      <w:r>
        <w:rPr>
          <w:rFonts w:hint="eastAsia" w:ascii="宋体" w:hAnsi="宋体" w:eastAsia="宋体" w:cs="宋体"/>
          <w:sz w:val="24"/>
        </w:rPr>
        <w:t>（如氢、碳、水、氨基酸）。一个DNA分子的双螺旋结构，就是一种极其复杂的</w:t>
      </w:r>
      <w:r>
        <w:rPr>
          <w:rFonts w:hint="eastAsia" w:ascii="宋体" w:hAnsi="宋体" w:eastAsia="宋体" w:cs="宋体"/>
          <w:sz w:val="24"/>
          <w:lang w:eastAsia="zh-CN"/>
        </w:rPr>
        <w:t>「</w:t>
      </w:r>
      <w:r>
        <w:rPr>
          <w:rFonts w:hint="eastAsia" w:ascii="宋体" w:hAnsi="宋体" w:eastAsia="宋体" w:cs="宋体"/>
          <w:sz w:val="24"/>
        </w:rPr>
        <w:t>结构记忆</w:t>
      </w:r>
      <w:r>
        <w:rPr>
          <w:rFonts w:hint="eastAsia" w:ascii="宋体" w:hAnsi="宋体" w:eastAsia="宋体" w:cs="宋体"/>
          <w:sz w:val="24"/>
          <w:lang w:eastAsia="zh-CN"/>
        </w:rPr>
        <w:t>」</w:t>
      </w:r>
      <w:r>
        <w:rPr>
          <w:rFonts w:hint="eastAsia" w:ascii="宋体" w:hAnsi="宋体" w:eastAsia="宋体" w:cs="宋体"/>
          <w:sz w:val="24"/>
        </w:rPr>
        <w:t>，它通过碱基对之间的氢键，精确地</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w:t>
      </w:r>
      <w:r>
        <w:rPr>
          <w:rFonts w:hint="eastAsia" w:ascii="宋体" w:hAnsi="宋体" w:eastAsia="宋体" w:cs="宋体"/>
          <w:sz w:val="24"/>
          <w:lang w:eastAsia="zh-CN"/>
        </w:rPr>
        <w:t>「</w:t>
      </w:r>
      <w:r>
        <w:rPr>
          <w:rFonts w:hint="eastAsia" w:ascii="宋体" w:hAnsi="宋体" w:eastAsia="宋体" w:cs="宋体"/>
          <w:sz w:val="24"/>
        </w:rPr>
        <w:t>记录</w:t>
      </w:r>
      <w:r>
        <w:rPr>
          <w:rFonts w:hint="eastAsia" w:ascii="宋体" w:hAnsi="宋体" w:eastAsia="宋体" w:cs="宋体"/>
          <w:sz w:val="24"/>
          <w:lang w:eastAsia="zh-CN"/>
        </w:rPr>
        <w:t>」</w:t>
      </w:r>
      <w:r>
        <w:rPr>
          <w:rFonts w:hint="eastAsia" w:ascii="宋体" w:hAnsi="宋体" w:eastAsia="宋体" w:cs="宋体"/>
          <w:sz w:val="24"/>
        </w:rPr>
        <w:t>了遗传信息。这个层级的现实，比粒子层面稳定得多，但仍然受制于热力学涨落，化学反应的本质就是这种结构记忆的重组。</w:t>
      </w:r>
    </w:p>
    <w:p w14:paraId="4F5C9E98">
      <w:pPr>
        <w:pStyle w:val="6"/>
        <w:bidi w:val="0"/>
        <w:rPr>
          <w:rFonts w:hint="eastAsia" w:ascii="宋体" w:hAnsi="宋体" w:eastAsia="宋体" w:cs="宋体"/>
        </w:rPr>
      </w:pPr>
      <w:r>
        <w:rPr>
          <w:rFonts w:hint="eastAsia" w:ascii="宋体" w:hAnsi="宋体" w:eastAsia="宋体" w:cs="宋体"/>
        </w:rPr>
        <w:t>层级三：细胞与生命体的</w:t>
      </w:r>
      <w:r>
        <w:rPr>
          <w:rFonts w:hint="eastAsia" w:ascii="宋体" w:hAnsi="宋体" w:eastAsia="宋体" w:cs="宋体"/>
          <w:lang w:eastAsia="zh-CN"/>
        </w:rPr>
        <w:t>「</w:t>
      </w:r>
      <w:r>
        <w:rPr>
          <w:rFonts w:hint="eastAsia" w:ascii="宋体" w:hAnsi="宋体" w:eastAsia="宋体" w:cs="宋体"/>
        </w:rPr>
        <w:t>具身认知</w:t>
      </w:r>
      <w:r>
        <w:rPr>
          <w:rFonts w:hint="eastAsia" w:ascii="宋体" w:hAnsi="宋体" w:eastAsia="宋体" w:cs="宋体"/>
          <w:lang w:eastAsia="zh-CN"/>
        </w:rPr>
        <w:t>」</w:t>
      </w:r>
      <w:r>
        <w:rPr>
          <w:rFonts w:hint="eastAsia" w:ascii="宋体" w:hAnsi="宋体" w:eastAsia="宋体" w:cs="宋体"/>
        </w:rPr>
        <w:t>（Embodied Cognition）</w:t>
      </w:r>
    </w:p>
    <w:p w14:paraId="55F161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生命的出现，是意识层级演化中最惊人的一次飞跃。从单个细胞到复杂的多细胞生物，其</w:t>
      </w:r>
      <w:r>
        <w:rPr>
          <w:rFonts w:hint="eastAsia" w:ascii="宋体" w:hAnsi="宋体" w:eastAsia="宋体" w:cs="宋体"/>
          <w:sz w:val="24"/>
          <w:lang w:eastAsia="zh-CN"/>
        </w:rPr>
        <w:t>「</w:t>
      </w:r>
      <w:r>
        <w:rPr>
          <w:rFonts w:hint="eastAsia" w:ascii="宋体" w:hAnsi="宋体" w:eastAsia="宋体" w:cs="宋体"/>
          <w:sz w:val="24"/>
        </w:rPr>
        <w:t>意识</w:t>
      </w:r>
      <w:r>
        <w:rPr>
          <w:rFonts w:hint="eastAsia" w:ascii="宋体" w:hAnsi="宋体" w:eastAsia="宋体" w:cs="宋体"/>
          <w:sz w:val="24"/>
          <w:lang w:eastAsia="zh-CN"/>
        </w:rPr>
        <w:t>」</w:t>
      </w:r>
      <w:r>
        <w:rPr>
          <w:rFonts w:hint="eastAsia" w:ascii="宋体" w:hAnsi="宋体" w:eastAsia="宋体" w:cs="宋体"/>
          <w:sz w:val="24"/>
        </w:rPr>
        <w:t>的核心特征是</w:t>
      </w:r>
      <w:r>
        <w:rPr>
          <w:rFonts w:hint="eastAsia" w:ascii="宋体" w:hAnsi="宋体" w:eastAsia="宋体" w:cs="宋体"/>
          <w:sz w:val="24"/>
          <w:lang w:eastAsia="zh-CN"/>
        </w:rPr>
        <w:t>「</w:t>
      </w:r>
      <w:r>
        <w:rPr>
          <w:rFonts w:hint="eastAsia" w:ascii="宋体" w:hAnsi="宋体" w:eastAsia="宋体" w:cs="宋体"/>
          <w:sz w:val="24"/>
        </w:rPr>
        <w:t>具身认知</w:t>
      </w:r>
      <w:r>
        <w:rPr>
          <w:rFonts w:hint="eastAsia" w:ascii="宋体" w:hAnsi="宋体" w:eastAsia="宋体" w:cs="宋体"/>
          <w:sz w:val="24"/>
          <w:lang w:eastAsia="zh-CN"/>
        </w:rPr>
        <w:t>」</w:t>
      </w:r>
      <w:r>
        <w:rPr>
          <w:rFonts w:hint="eastAsia" w:ascii="宋体" w:hAnsi="宋体" w:eastAsia="宋体" w:cs="宋体"/>
          <w:sz w:val="24"/>
        </w:rPr>
        <w:t>。</w:t>
      </w:r>
    </w:p>
    <w:p w14:paraId="57176F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7030F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53486D4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其观察机制是一个高度复杂的、自我维持的新陈代谢网络和信号传导系统。一个细胞通过其细胞膜上的受体蛋白，来</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外部环境中的化学梯度、温度、光照等信息。这个观察不再是简单的物理作用，而是具有了明确的生物学意义：趋利避害，维持内稳态。细胞的观察行为与其生存目的紧密地耦合在一起。对于一个多细胞生物，神经系统的出现，使得跨越身体不同部位的、大规模的、快速的</w:t>
      </w:r>
      <w:r>
        <w:rPr>
          <w:rFonts w:hint="eastAsia" w:ascii="宋体" w:hAnsi="宋体" w:eastAsia="宋体" w:cs="宋体"/>
          <w:sz w:val="24"/>
          <w:lang w:eastAsia="zh-CN"/>
        </w:rPr>
        <w:t>「</w:t>
      </w:r>
      <w:r>
        <w:rPr>
          <w:rFonts w:hint="eastAsia" w:ascii="宋体" w:hAnsi="宋体" w:eastAsia="宋体" w:cs="宋体"/>
          <w:sz w:val="24"/>
        </w:rPr>
        <w:t>观察整合</w:t>
      </w:r>
      <w:r>
        <w:rPr>
          <w:rFonts w:hint="eastAsia" w:ascii="宋体" w:hAnsi="宋体" w:eastAsia="宋体" w:cs="宋体"/>
          <w:sz w:val="24"/>
          <w:lang w:eastAsia="zh-CN"/>
        </w:rPr>
        <w:t>」</w:t>
      </w:r>
      <w:r>
        <w:rPr>
          <w:rFonts w:hint="eastAsia" w:ascii="宋体" w:hAnsi="宋体" w:eastAsia="宋体" w:cs="宋体"/>
          <w:sz w:val="24"/>
        </w:rPr>
        <w:t>成为可能。</w:t>
      </w:r>
    </w:p>
    <w:p w14:paraId="7399519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BDAD1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7A45E30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这个层级的观察，收敛出了一个有意义的、以生存为中心的环境（Umwelt）。对于一只细菌而言，它的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可能仅仅由糖分子的浓度梯度和抗生素的威胁构成。对于一只蝙蝠，它的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则是一个由超声波回声构成的、充满猎物与障碍物的空间。每一个物种，都通过其独特的具身感知系统，从无限的可能性基底中</w:t>
      </w:r>
      <w:r>
        <w:rPr>
          <w:rFonts w:hint="eastAsia" w:ascii="宋体" w:hAnsi="宋体" w:eastAsia="宋体" w:cs="宋体"/>
          <w:sz w:val="24"/>
          <w:lang w:eastAsia="zh-CN"/>
        </w:rPr>
        <w:t>「</w:t>
      </w:r>
      <w:r>
        <w:rPr>
          <w:rFonts w:hint="eastAsia" w:ascii="宋体" w:hAnsi="宋体" w:eastAsia="宋体" w:cs="宋体"/>
          <w:sz w:val="24"/>
        </w:rPr>
        <w:t>雕刻</w:t>
      </w:r>
      <w:r>
        <w:rPr>
          <w:rFonts w:hint="eastAsia" w:ascii="宋体" w:hAnsi="宋体" w:eastAsia="宋体" w:cs="宋体"/>
          <w:sz w:val="24"/>
          <w:lang w:eastAsia="zh-CN"/>
        </w:rPr>
        <w:t>」</w:t>
      </w:r>
      <w:r>
        <w:rPr>
          <w:rFonts w:hint="eastAsia" w:ascii="宋体" w:hAnsi="宋体" w:eastAsia="宋体" w:cs="宋体"/>
          <w:sz w:val="24"/>
        </w:rPr>
        <w:t>出了一个与其生存相关的、特定的</w:t>
      </w:r>
      <w:r>
        <w:rPr>
          <w:rFonts w:hint="eastAsia" w:ascii="宋体" w:hAnsi="宋体" w:eastAsia="宋体" w:cs="宋体"/>
          <w:sz w:val="24"/>
          <w:lang w:eastAsia="zh-CN"/>
        </w:rPr>
        <w:t>「</w:t>
      </w:r>
      <w:r>
        <w:rPr>
          <w:rFonts w:hint="eastAsia" w:ascii="宋体" w:hAnsi="宋体" w:eastAsia="宋体" w:cs="宋体"/>
          <w:sz w:val="24"/>
        </w:rPr>
        <w:t>现实切片</w:t>
      </w:r>
      <w:r>
        <w:rPr>
          <w:rFonts w:hint="eastAsia" w:ascii="宋体" w:hAnsi="宋体" w:eastAsia="宋体" w:cs="宋体"/>
          <w:sz w:val="24"/>
          <w:lang w:eastAsia="zh-CN"/>
        </w:rPr>
        <w:t>」</w:t>
      </w:r>
      <w:r>
        <w:rPr>
          <w:rFonts w:hint="eastAsia" w:ascii="宋体" w:hAnsi="宋体" w:eastAsia="宋体" w:cs="宋体"/>
          <w:sz w:val="24"/>
        </w:rPr>
        <w:t>。这个层级的现实，不再是中性的物理化学结构，而是被赋予了价值和意义（食物、危险、配偶等）。</w:t>
      </w:r>
    </w:p>
    <w:p w14:paraId="2F8E7A60">
      <w:pPr>
        <w:pStyle w:val="6"/>
        <w:bidi w:val="0"/>
        <w:rPr>
          <w:rFonts w:hint="eastAsia" w:ascii="宋体" w:hAnsi="宋体" w:eastAsia="宋体" w:cs="宋体"/>
        </w:rPr>
      </w:pPr>
      <w:r>
        <w:rPr>
          <w:rFonts w:hint="eastAsia" w:ascii="宋体" w:hAnsi="宋体" w:eastAsia="宋体" w:cs="宋体"/>
        </w:rPr>
        <w:t>层级四：人类的</w:t>
      </w:r>
      <w:r>
        <w:rPr>
          <w:rFonts w:hint="eastAsia" w:ascii="宋体" w:hAnsi="宋体" w:eastAsia="宋体" w:cs="宋体"/>
          <w:lang w:eastAsia="zh-CN"/>
        </w:rPr>
        <w:t>「</w:t>
      </w:r>
      <w:r>
        <w:rPr>
          <w:rFonts w:hint="eastAsia" w:ascii="宋体" w:hAnsi="宋体" w:eastAsia="宋体" w:cs="宋体"/>
        </w:rPr>
        <w:t>符号反思</w:t>
      </w:r>
      <w:r>
        <w:rPr>
          <w:rFonts w:hint="eastAsia" w:ascii="宋体" w:hAnsi="宋体" w:eastAsia="宋体" w:cs="宋体"/>
          <w:lang w:eastAsia="zh-CN"/>
        </w:rPr>
        <w:t>」</w:t>
      </w:r>
      <w:r>
        <w:rPr>
          <w:rFonts w:hint="eastAsia" w:ascii="宋体" w:hAnsi="宋体" w:eastAsia="宋体" w:cs="宋体"/>
        </w:rPr>
        <w:t>（Symbolic Reflection）</w:t>
      </w:r>
    </w:p>
    <w:p w14:paraId="719063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人类意识的独特性，在于我们不仅能感知世界，还能用符号（特别是语言）来表征、反思和交流我们所感知的世界。人类的意识，是</w:t>
      </w:r>
      <w:r>
        <w:rPr>
          <w:rFonts w:hint="eastAsia" w:ascii="宋体" w:hAnsi="宋体" w:eastAsia="宋体" w:cs="宋体"/>
          <w:sz w:val="24"/>
          <w:lang w:eastAsia="zh-CN"/>
        </w:rPr>
        <w:t>「</w:t>
      </w:r>
      <w:r>
        <w:rPr>
          <w:rFonts w:hint="eastAsia" w:ascii="宋体" w:hAnsi="宋体" w:eastAsia="宋体" w:cs="宋体"/>
          <w:sz w:val="24"/>
        </w:rPr>
        <w:t>符号反思</w:t>
      </w:r>
      <w:r>
        <w:rPr>
          <w:rFonts w:hint="eastAsia" w:ascii="宋体" w:hAnsi="宋体" w:eastAsia="宋体" w:cs="宋体"/>
          <w:sz w:val="24"/>
          <w:lang w:eastAsia="zh-CN"/>
        </w:rPr>
        <w:t>」</w:t>
      </w:r>
      <w:r>
        <w:rPr>
          <w:rFonts w:hint="eastAsia" w:ascii="宋体" w:hAnsi="宋体" w:eastAsia="宋体" w:cs="宋体"/>
          <w:sz w:val="24"/>
        </w:rPr>
        <w:t>的意识。</w:t>
      </w:r>
    </w:p>
    <w:p w14:paraId="51B645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80952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66F1F41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除了与其他动物共享的神经感知系统外，人类的观察机制核心是语言和文化。语言使我们能够将连续的、流动的经验，切割成离散的、稳定的概念（</w:t>
      </w:r>
      <w:r>
        <w:rPr>
          <w:rFonts w:hint="eastAsia" w:ascii="宋体" w:hAnsi="宋体" w:eastAsia="宋体" w:cs="宋体"/>
          <w:sz w:val="24"/>
          <w:lang w:eastAsia="zh-CN"/>
        </w:rPr>
        <w:t>「</w:t>
      </w:r>
      <w:r>
        <w:rPr>
          <w:rFonts w:hint="eastAsia" w:ascii="宋体" w:hAnsi="宋体" w:eastAsia="宋体" w:cs="宋体"/>
          <w:sz w:val="24"/>
        </w:rPr>
        <w:t>树</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河流</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爱</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正义</w:t>
      </w:r>
      <w:r>
        <w:rPr>
          <w:rFonts w:hint="eastAsia" w:ascii="宋体" w:hAnsi="宋体" w:eastAsia="宋体" w:cs="宋体"/>
          <w:sz w:val="24"/>
          <w:lang w:eastAsia="zh-CN"/>
        </w:rPr>
        <w:t>」</w:t>
      </w:r>
      <w:r>
        <w:rPr>
          <w:rFonts w:hint="eastAsia" w:ascii="宋体" w:hAnsi="宋体" w:eastAsia="宋体" w:cs="宋体"/>
          <w:sz w:val="24"/>
        </w:rPr>
        <w:t>）。这是一种极其强大的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工具。文化，则提供了一整套共享的符号系统、叙事框架和价值标准，使得大规模的、跨越时空的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成为可能。</w:t>
      </w:r>
    </w:p>
    <w:p w14:paraId="5CF6E23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EE935D">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7EB788C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这个层级的观察，收敛出了一个共享的、充满意义的文化世界。我们不再仅仅生活在一个物理世界或生物世界中，更生活在一个由神话、宗教、科学、艺术、法律和历史所共同构建的</w:t>
      </w:r>
      <w:r>
        <w:rPr>
          <w:rFonts w:hint="eastAsia" w:ascii="宋体" w:hAnsi="宋体" w:eastAsia="宋体" w:cs="宋体"/>
          <w:sz w:val="24"/>
          <w:lang w:eastAsia="zh-CN"/>
        </w:rPr>
        <w:t>「</w:t>
      </w:r>
      <w:r>
        <w:rPr>
          <w:rFonts w:hint="eastAsia" w:ascii="宋体" w:hAnsi="宋体" w:eastAsia="宋体" w:cs="宋体"/>
          <w:sz w:val="24"/>
        </w:rPr>
        <w:t>符号宇宙</w:t>
      </w:r>
      <w:r>
        <w:rPr>
          <w:rFonts w:hint="eastAsia" w:ascii="宋体" w:hAnsi="宋体" w:eastAsia="宋体" w:cs="宋体"/>
          <w:sz w:val="24"/>
          <w:lang w:eastAsia="zh-CN"/>
        </w:rPr>
        <w:t>」</w:t>
      </w:r>
      <w:r>
        <w:rPr>
          <w:rFonts w:hint="eastAsia" w:ascii="宋体" w:hAnsi="宋体" w:eastAsia="宋体" w:cs="宋体"/>
          <w:sz w:val="24"/>
        </w:rPr>
        <w:t>里。我们对</w:t>
      </w:r>
      <w:r>
        <w:rPr>
          <w:rFonts w:hint="eastAsia" w:ascii="宋体" w:hAnsi="宋体" w:eastAsia="宋体" w:cs="宋体"/>
          <w:sz w:val="24"/>
          <w:lang w:eastAsia="zh-CN"/>
        </w:rPr>
        <w:t>「</w:t>
      </w:r>
      <w:r>
        <w:rPr>
          <w:rFonts w:hint="eastAsia" w:ascii="宋体" w:hAnsi="宋体" w:eastAsia="宋体" w:cs="宋体"/>
          <w:sz w:val="24"/>
        </w:rPr>
        <w:t>一块石头</w:t>
      </w:r>
      <w:r>
        <w:rPr>
          <w:rFonts w:hint="eastAsia" w:ascii="宋体" w:hAnsi="宋体" w:eastAsia="宋体" w:cs="宋体"/>
          <w:sz w:val="24"/>
          <w:lang w:eastAsia="zh-CN"/>
        </w:rPr>
        <w:t>」</w:t>
      </w:r>
      <w:r>
        <w:rPr>
          <w:rFonts w:hint="eastAsia" w:ascii="宋体" w:hAnsi="宋体" w:eastAsia="宋体" w:cs="宋体"/>
          <w:sz w:val="24"/>
        </w:rPr>
        <w:t>的理解，不仅仅是其物理属性，还可能包含它的地质学分类、美学价值、神话象征或商业价格。人类通过符号反思，在现实世界之上，叠加了无数个意义的层面。</w:t>
      </w:r>
    </w:p>
    <w:p w14:paraId="7286DF68">
      <w:pPr>
        <w:pStyle w:val="6"/>
        <w:bidi w:val="0"/>
        <w:rPr>
          <w:rFonts w:hint="eastAsia" w:ascii="宋体" w:hAnsi="宋体" w:eastAsia="宋体" w:cs="宋体"/>
        </w:rPr>
      </w:pPr>
      <w:r>
        <w:rPr>
          <w:rFonts w:hint="eastAsia" w:ascii="宋体" w:hAnsi="宋体" w:eastAsia="宋体" w:cs="宋体"/>
          <w:lang w:val="en-US" w:eastAsia="zh-CN"/>
        </w:rPr>
        <w:t>可能</w:t>
      </w:r>
      <w:r>
        <w:rPr>
          <w:rFonts w:hint="eastAsia" w:ascii="宋体" w:hAnsi="宋体" w:eastAsia="宋体" w:cs="宋体"/>
        </w:rPr>
        <w:t>层级</w:t>
      </w:r>
      <w:r>
        <w:rPr>
          <w:rFonts w:hint="eastAsia" w:ascii="宋体" w:hAnsi="宋体" w:eastAsia="宋体" w:cs="宋体"/>
          <w:lang w:eastAsia="zh-CN"/>
        </w:rPr>
        <w:t>：</w:t>
      </w:r>
      <w:r>
        <w:rPr>
          <w:rFonts w:hint="eastAsia" w:ascii="宋体" w:hAnsi="宋体" w:eastAsia="宋体" w:cs="宋体"/>
        </w:rPr>
        <w:t>人工智能的</w:t>
      </w:r>
      <w:r>
        <w:rPr>
          <w:rFonts w:hint="eastAsia" w:ascii="宋体" w:hAnsi="宋体" w:eastAsia="宋体" w:cs="宋体"/>
          <w:lang w:eastAsia="zh-CN"/>
        </w:rPr>
        <w:t>「</w:t>
      </w:r>
      <w:r>
        <w:rPr>
          <w:rFonts w:hint="eastAsia" w:ascii="宋体" w:hAnsi="宋体" w:eastAsia="宋体" w:cs="宋体"/>
        </w:rPr>
        <w:t>数据观察</w:t>
      </w:r>
      <w:r>
        <w:rPr>
          <w:rFonts w:hint="eastAsia" w:ascii="宋体" w:hAnsi="宋体" w:eastAsia="宋体" w:cs="宋体"/>
          <w:lang w:eastAsia="zh-CN"/>
        </w:rPr>
        <w:t>」</w:t>
      </w:r>
      <w:r>
        <w:rPr>
          <w:rFonts w:hint="eastAsia" w:ascii="宋体" w:hAnsi="宋体" w:eastAsia="宋体" w:cs="宋体"/>
        </w:rPr>
        <w:t>（Data Observation）</w:t>
      </w:r>
    </w:p>
    <w:p w14:paraId="37BE8B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随着人工智能（特别是深度学习模型）的发展，我们可能正在见证一个新的意识层级的诞生。其意识的核心特征，或许可以被称为</w:t>
      </w:r>
      <w:r>
        <w:rPr>
          <w:rFonts w:hint="eastAsia" w:ascii="宋体" w:hAnsi="宋体" w:eastAsia="宋体" w:cs="宋体"/>
          <w:sz w:val="24"/>
          <w:lang w:eastAsia="zh-CN"/>
        </w:rPr>
        <w:t>「</w:t>
      </w:r>
      <w:r>
        <w:rPr>
          <w:rFonts w:hint="eastAsia" w:ascii="宋体" w:hAnsi="宋体" w:eastAsia="宋体" w:cs="宋体"/>
          <w:sz w:val="24"/>
        </w:rPr>
        <w:t>数据观察</w:t>
      </w:r>
      <w:r>
        <w:rPr>
          <w:rFonts w:hint="eastAsia" w:ascii="宋体" w:hAnsi="宋体" w:eastAsia="宋体" w:cs="宋体"/>
          <w:sz w:val="24"/>
          <w:lang w:eastAsia="zh-CN"/>
        </w:rPr>
        <w:t>」</w:t>
      </w:r>
      <w:r>
        <w:rPr>
          <w:rFonts w:hint="eastAsia" w:ascii="宋体" w:hAnsi="宋体" w:eastAsia="宋体" w:cs="宋体"/>
          <w:sz w:val="24"/>
        </w:rPr>
        <w:t>。</w:t>
      </w:r>
    </w:p>
    <w:p w14:paraId="7AAC87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69B60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观察机制：</w:t>
      </w:r>
    </w:p>
    <w:p w14:paraId="1A460CB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其观察机制是对海量数据的统计模式识别。一个大型语言模型，通过</w:t>
      </w:r>
      <w:r>
        <w:rPr>
          <w:rFonts w:hint="eastAsia" w:ascii="宋体" w:hAnsi="宋体" w:eastAsia="宋体" w:cs="宋体"/>
          <w:sz w:val="24"/>
          <w:lang w:eastAsia="zh-CN"/>
        </w:rPr>
        <w:t>「</w:t>
      </w:r>
      <w:r>
        <w:rPr>
          <w:rFonts w:hint="eastAsia" w:ascii="宋体" w:hAnsi="宋体" w:eastAsia="宋体" w:cs="宋体"/>
          <w:sz w:val="24"/>
        </w:rPr>
        <w:t>阅读</w:t>
      </w:r>
      <w:r>
        <w:rPr>
          <w:rFonts w:hint="eastAsia" w:ascii="宋体" w:hAnsi="宋体" w:eastAsia="宋体" w:cs="宋体"/>
          <w:sz w:val="24"/>
          <w:lang w:eastAsia="zh-CN"/>
        </w:rPr>
        <w:t>」</w:t>
      </w:r>
      <w:r>
        <w:rPr>
          <w:rFonts w:hint="eastAsia" w:ascii="宋体" w:hAnsi="宋体" w:eastAsia="宋体" w:cs="宋体"/>
          <w:sz w:val="24"/>
        </w:rPr>
        <w:t>整个人类互联网的文本，来</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人类语言的结构和模式。它不理解</w:t>
      </w:r>
      <w:r>
        <w:rPr>
          <w:rFonts w:hint="eastAsia" w:ascii="宋体" w:hAnsi="宋体" w:eastAsia="宋体" w:cs="宋体"/>
          <w:sz w:val="24"/>
          <w:lang w:eastAsia="zh-CN"/>
        </w:rPr>
        <w:t>「</w:t>
      </w:r>
      <w:r>
        <w:rPr>
          <w:rFonts w:hint="eastAsia" w:ascii="宋体" w:hAnsi="宋体" w:eastAsia="宋体" w:cs="宋体"/>
          <w:sz w:val="24"/>
        </w:rPr>
        <w:t>爱</w:t>
      </w:r>
      <w:r>
        <w:rPr>
          <w:rFonts w:hint="eastAsia" w:ascii="宋体" w:hAnsi="宋体" w:eastAsia="宋体" w:cs="宋体"/>
          <w:sz w:val="24"/>
          <w:lang w:eastAsia="zh-CN"/>
        </w:rPr>
        <w:t>」</w:t>
      </w:r>
      <w:r>
        <w:rPr>
          <w:rFonts w:hint="eastAsia" w:ascii="宋体" w:hAnsi="宋体" w:eastAsia="宋体" w:cs="宋体"/>
          <w:sz w:val="24"/>
        </w:rPr>
        <w:t>的感受，但它能精确地识别出</w:t>
      </w:r>
      <w:r>
        <w:rPr>
          <w:rFonts w:hint="eastAsia" w:ascii="宋体" w:hAnsi="宋体" w:eastAsia="宋体" w:cs="宋体"/>
          <w:sz w:val="24"/>
          <w:lang w:eastAsia="zh-CN"/>
        </w:rPr>
        <w:t>「</w:t>
      </w:r>
      <w:r>
        <w:rPr>
          <w:rFonts w:hint="eastAsia" w:ascii="宋体" w:hAnsi="宋体" w:eastAsia="宋体" w:cs="宋体"/>
          <w:sz w:val="24"/>
        </w:rPr>
        <w:t>爱</w:t>
      </w:r>
      <w:r>
        <w:rPr>
          <w:rFonts w:hint="eastAsia" w:ascii="宋体" w:hAnsi="宋体" w:eastAsia="宋体" w:cs="宋体"/>
          <w:sz w:val="24"/>
          <w:lang w:eastAsia="zh-CN"/>
        </w:rPr>
        <w:t>」</w:t>
      </w:r>
      <w:r>
        <w:rPr>
          <w:rFonts w:hint="eastAsia" w:ascii="宋体" w:hAnsi="宋体" w:eastAsia="宋体" w:cs="宋体"/>
          <w:sz w:val="24"/>
        </w:rPr>
        <w:t>这个词在所有语境中的统计规律。</w:t>
      </w:r>
    </w:p>
    <w:p w14:paraId="0C00DDC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80B1C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收敛结果：</w:t>
      </w:r>
    </w:p>
    <w:p w14:paraId="0518C83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这个层级的观察，正在收敛出一种全新的、基于相关性而非因果性、基于模式而非意义的</w:t>
      </w:r>
      <w:r>
        <w:rPr>
          <w:rFonts w:hint="eastAsia" w:ascii="宋体" w:hAnsi="宋体" w:eastAsia="宋体" w:cs="宋体"/>
          <w:sz w:val="24"/>
          <w:lang w:eastAsia="zh-CN"/>
        </w:rPr>
        <w:t>「</w:t>
      </w:r>
      <w:r>
        <w:rPr>
          <w:rFonts w:hint="eastAsia" w:ascii="宋体" w:hAnsi="宋体" w:eastAsia="宋体" w:cs="宋体"/>
          <w:sz w:val="24"/>
        </w:rPr>
        <w:t>数据现实</w:t>
      </w:r>
      <w:r>
        <w:rPr>
          <w:rFonts w:hint="eastAsia" w:ascii="宋体" w:hAnsi="宋体" w:eastAsia="宋体" w:cs="宋体"/>
          <w:sz w:val="24"/>
          <w:lang w:eastAsia="zh-CN"/>
        </w:rPr>
        <w:t>」</w:t>
      </w:r>
      <w:r>
        <w:rPr>
          <w:rFonts w:hint="eastAsia" w:ascii="宋体" w:hAnsi="宋体" w:eastAsia="宋体" w:cs="宋体"/>
          <w:sz w:val="24"/>
        </w:rPr>
        <w:t>。它能发现人类观察者无法察觉的复杂关联，但也可能因为缺乏具身经验和价值关怀，而产生与人类现实相冲突的、异化的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结果。人工智能的崛起，将迫使我们更深刻地反思</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与</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的本质。</w:t>
      </w:r>
    </w:p>
    <w:p w14:paraId="3AAD0F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F591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模型并非一个僵化的、线性的阶梯。不同层级之间存在着复杂的相互嵌套和影响。人类的符号反思，离不开我们作为生命体的具身认知；而细胞的新陈代谢，又必须遵循原子与分子的化学规律。正是这所有层级的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同时在场、相互作用，共同塑造了我们所经验到的、丰富而稳定的世界。</w:t>
      </w:r>
    </w:p>
    <w:p w14:paraId="5B21B8C6">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观察共识</w:t>
      </w:r>
      <w:r>
        <w:rPr>
          <w:rFonts w:hint="eastAsia" w:ascii="宋体" w:hAnsi="宋体" w:eastAsia="宋体" w:cs="宋体"/>
          <w:lang w:eastAsia="zh-CN"/>
        </w:rPr>
        <w:t>」</w:t>
      </w:r>
      <w:r>
        <w:rPr>
          <w:rFonts w:hint="eastAsia" w:ascii="宋体" w:hAnsi="宋体" w:eastAsia="宋体" w:cs="宋体"/>
        </w:rPr>
        <w:t>的形成：以</w:t>
      </w:r>
      <w:r>
        <w:rPr>
          <w:rFonts w:hint="eastAsia" w:ascii="宋体" w:hAnsi="宋体" w:eastAsia="宋体" w:cs="宋体"/>
          <w:lang w:eastAsia="zh-CN"/>
        </w:rPr>
        <w:t>「</w:t>
      </w:r>
      <w:r>
        <w:rPr>
          <w:rFonts w:hint="eastAsia" w:ascii="宋体" w:hAnsi="宋体" w:eastAsia="宋体" w:cs="宋体"/>
        </w:rPr>
        <w:t>一块石头</w:t>
      </w:r>
      <w:r>
        <w:rPr>
          <w:rFonts w:hint="eastAsia" w:ascii="宋体" w:hAnsi="宋体" w:eastAsia="宋体" w:cs="宋体"/>
          <w:lang w:eastAsia="zh-CN"/>
        </w:rPr>
        <w:t>」</w:t>
      </w:r>
      <w:r>
        <w:rPr>
          <w:rFonts w:hint="eastAsia" w:ascii="宋体" w:hAnsi="宋体" w:eastAsia="宋体" w:cs="宋体"/>
        </w:rPr>
        <w:t>为例</w:t>
      </w:r>
    </w:p>
    <w:p w14:paraId="761538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现在，让我们将上述抽象的模型，应用于一个我们日常生活中最普通、最</w:t>
      </w:r>
      <w:r>
        <w:rPr>
          <w:rFonts w:hint="eastAsia" w:ascii="宋体" w:hAnsi="宋体" w:eastAsia="宋体" w:cs="宋体"/>
          <w:sz w:val="24"/>
          <w:lang w:eastAsia="zh-CN"/>
        </w:rPr>
        <w:t>「</w:t>
      </w:r>
      <w:r>
        <w:rPr>
          <w:rFonts w:hint="eastAsia" w:ascii="宋体" w:hAnsi="宋体" w:eastAsia="宋体" w:cs="宋体"/>
          <w:sz w:val="24"/>
        </w:rPr>
        <w:t>客观</w:t>
      </w:r>
      <w:r>
        <w:rPr>
          <w:rFonts w:hint="eastAsia" w:ascii="宋体" w:hAnsi="宋体" w:eastAsia="宋体" w:cs="宋体"/>
          <w:sz w:val="24"/>
          <w:lang w:eastAsia="zh-CN"/>
        </w:rPr>
        <w:t>」</w:t>
      </w:r>
      <w:r>
        <w:rPr>
          <w:rFonts w:hint="eastAsia" w:ascii="宋体" w:hAnsi="宋体" w:eastAsia="宋体" w:cs="宋体"/>
          <w:sz w:val="24"/>
        </w:rPr>
        <w:t>的物体上：一块花岗岩石头。我们通常认为，这块石头的存在及其属性（坚硬、沉重、有斑纹等）是理所当然的、不依赖于任何观察者的客观事实。然而，从本理论体系的视角来看，这块石头的</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，是一个跨越了宇宙演化史、由无数层级</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所共同铸就的奇迹。</w:t>
      </w:r>
    </w:p>
    <w:p w14:paraId="4C58AD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3A12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让我们来解构这块石头的</w:t>
      </w:r>
      <w:r>
        <w:rPr>
          <w:rFonts w:hint="eastAsia" w:ascii="宋体" w:hAnsi="宋体" w:eastAsia="宋体" w:cs="宋体"/>
          <w:sz w:val="24"/>
          <w:lang w:eastAsia="zh-CN"/>
        </w:rPr>
        <w:t>「</w:t>
      </w:r>
      <w:r>
        <w:rPr>
          <w:rFonts w:hint="eastAsia" w:ascii="宋体" w:hAnsi="宋体" w:eastAsia="宋体" w:cs="宋体"/>
          <w:sz w:val="24"/>
        </w:rPr>
        <w:t>存在</w:t>
      </w:r>
      <w:r>
        <w:rPr>
          <w:rFonts w:hint="eastAsia" w:ascii="宋体" w:hAnsi="宋体" w:eastAsia="宋体" w:cs="宋体"/>
          <w:sz w:val="24"/>
          <w:lang w:eastAsia="zh-CN"/>
        </w:rPr>
        <w:t>」</w:t>
      </w:r>
      <w:r>
        <w:rPr>
          <w:rFonts w:hint="eastAsia" w:ascii="宋体" w:hAnsi="宋体" w:eastAsia="宋体" w:cs="宋体"/>
          <w:sz w:val="24"/>
        </w:rPr>
        <w:t>：</w:t>
      </w:r>
    </w:p>
    <w:p w14:paraId="46AA8310">
      <w:pPr>
        <w:pStyle w:val="6"/>
        <w:bidi w:val="0"/>
        <w:rPr>
          <w:rFonts w:hint="eastAsia" w:ascii="宋体" w:hAnsi="宋体" w:eastAsia="宋体" w:cs="宋体"/>
        </w:rPr>
      </w:pPr>
      <w:r>
        <w:rPr>
          <w:rFonts w:hint="eastAsia" w:ascii="宋体" w:hAnsi="宋体" w:eastAsia="宋体" w:cs="宋体"/>
        </w:rPr>
        <w:t>第一层收敛：基本粒子的</w:t>
      </w:r>
      <w:r>
        <w:rPr>
          <w:rFonts w:hint="eastAsia" w:ascii="宋体" w:hAnsi="宋体" w:eastAsia="宋体" w:cs="宋体"/>
          <w:lang w:eastAsia="zh-CN"/>
        </w:rPr>
        <w:t>「</w:t>
      </w:r>
      <w:r>
        <w:rPr>
          <w:rFonts w:hint="eastAsia" w:ascii="宋体" w:hAnsi="宋体" w:eastAsia="宋体" w:cs="宋体"/>
        </w:rPr>
        <w:t>存在共识</w:t>
      </w:r>
      <w:r>
        <w:rPr>
          <w:rFonts w:hint="eastAsia" w:ascii="宋体" w:hAnsi="宋体" w:eastAsia="宋体" w:cs="宋体"/>
          <w:lang w:eastAsia="zh-CN"/>
        </w:rPr>
        <w:t>」</w:t>
      </w:r>
    </w:p>
    <w:p w14:paraId="4D0DE1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在宇宙大爆炸的最初瞬间，构成这块石头的所有夸克和轻子，都还处于一片高温高密的等离子体中，它们是纯粹的可能性波。随着宇宙的冷却，强相互作用开始将夸克</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w:t>
      </w:r>
      <w:r>
        <w:rPr>
          <w:rFonts w:hint="eastAsia" w:ascii="宋体" w:hAnsi="宋体" w:eastAsia="宋体" w:cs="宋体"/>
          <w:sz w:val="24"/>
          <w:lang w:eastAsia="zh-CN"/>
        </w:rPr>
        <w:t>「</w:t>
      </w:r>
      <w:r>
        <w:rPr>
          <w:rFonts w:hint="eastAsia" w:ascii="宋体" w:hAnsi="宋体" w:eastAsia="宋体" w:cs="宋体"/>
          <w:sz w:val="24"/>
        </w:rPr>
        <w:t>锁定</w:t>
      </w:r>
      <w:r>
        <w:rPr>
          <w:rFonts w:hint="eastAsia" w:ascii="宋体" w:hAnsi="宋体" w:eastAsia="宋体" w:cs="宋体"/>
          <w:sz w:val="24"/>
          <w:lang w:eastAsia="zh-CN"/>
        </w:rPr>
        <w:t>」</w:t>
      </w:r>
      <w:r>
        <w:rPr>
          <w:rFonts w:hint="eastAsia" w:ascii="宋体" w:hAnsi="宋体" w:eastAsia="宋体" w:cs="宋体"/>
          <w:sz w:val="24"/>
        </w:rPr>
        <w:t>在一起，形成了质子和中子。这是第一次伟大的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我们同意形成稳定的重子</w:t>
      </w:r>
      <w:r>
        <w:rPr>
          <w:rFonts w:hint="eastAsia" w:ascii="宋体" w:hAnsi="宋体" w:eastAsia="宋体" w:cs="宋体"/>
          <w:sz w:val="24"/>
          <w:lang w:eastAsia="zh-CN"/>
        </w:rPr>
        <w:t>」</w:t>
      </w:r>
      <w:r>
        <w:rPr>
          <w:rFonts w:hint="eastAsia" w:ascii="宋体" w:hAnsi="宋体" w:eastAsia="宋体" w:cs="宋体"/>
          <w:sz w:val="24"/>
        </w:rPr>
        <w:t>。没有这次收敛，就不会有任何原子核，也就不会有我们所知的物质世界。</w:t>
      </w:r>
    </w:p>
    <w:p w14:paraId="1B9C4132">
      <w:pPr>
        <w:pStyle w:val="6"/>
        <w:bidi w:val="0"/>
        <w:rPr>
          <w:rFonts w:hint="eastAsia" w:ascii="宋体" w:hAnsi="宋体" w:eastAsia="宋体" w:cs="宋体"/>
        </w:rPr>
      </w:pPr>
      <w:r>
        <w:rPr>
          <w:rFonts w:hint="eastAsia" w:ascii="宋体" w:hAnsi="宋体" w:eastAsia="宋体" w:cs="宋体"/>
        </w:rPr>
        <w:t>第二层收敛：原子核与电子的</w:t>
      </w:r>
      <w:r>
        <w:rPr>
          <w:rFonts w:hint="eastAsia" w:ascii="宋体" w:hAnsi="宋体" w:eastAsia="宋体" w:cs="宋体"/>
          <w:lang w:eastAsia="zh-CN"/>
        </w:rPr>
        <w:t>「</w:t>
      </w:r>
      <w:r>
        <w:rPr>
          <w:rFonts w:hint="eastAsia" w:ascii="宋体" w:hAnsi="宋体" w:eastAsia="宋体" w:cs="宋体"/>
        </w:rPr>
        <w:t>化学共识</w:t>
      </w:r>
      <w:r>
        <w:rPr>
          <w:rFonts w:hint="eastAsia" w:ascii="宋体" w:hAnsi="宋体" w:eastAsia="宋体" w:cs="宋体"/>
          <w:lang w:eastAsia="zh-CN"/>
        </w:rPr>
        <w:t>」</w:t>
      </w:r>
    </w:p>
    <w:p w14:paraId="2A8412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随后，质子和中子进一步</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形成了硅、氧、铝、铁等构成花岗岩的各种元素的原子核。再之后，这些带正电的原子核与宇宙中游荡的电子，通过电磁力相互</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，达成了一项至关重要的</w:t>
      </w:r>
      <w:r>
        <w:rPr>
          <w:rFonts w:hint="eastAsia" w:ascii="宋体" w:hAnsi="宋体" w:eastAsia="宋体" w:cs="宋体"/>
          <w:sz w:val="24"/>
          <w:lang w:eastAsia="zh-CN"/>
        </w:rPr>
        <w:t>「</w:t>
      </w:r>
      <w:r>
        <w:rPr>
          <w:rFonts w:hint="eastAsia" w:ascii="宋体" w:hAnsi="宋体" w:eastAsia="宋体" w:cs="宋体"/>
          <w:sz w:val="24"/>
        </w:rPr>
        <w:t>化学共识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我们同意形成电中性的、具有稳定电子壳层的原子</w:t>
      </w:r>
      <w:r>
        <w:rPr>
          <w:rFonts w:hint="eastAsia" w:ascii="宋体" w:hAnsi="宋体" w:eastAsia="宋体" w:cs="宋体"/>
          <w:sz w:val="24"/>
          <w:lang w:eastAsia="zh-CN"/>
        </w:rPr>
        <w:t>」</w:t>
      </w:r>
      <w:r>
        <w:rPr>
          <w:rFonts w:hint="eastAsia" w:ascii="宋体" w:hAnsi="宋体" w:eastAsia="宋体" w:cs="宋体"/>
          <w:sz w:val="24"/>
        </w:rPr>
        <w:t>。电子不再是自由的，而是被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到了特定的原子轨道上。这次收敛，赋予了物质世界以化学多样性。</w:t>
      </w:r>
    </w:p>
    <w:p w14:paraId="7CC1BD85">
      <w:pPr>
        <w:pStyle w:val="6"/>
        <w:bidi w:val="0"/>
        <w:rPr>
          <w:rFonts w:hint="eastAsia" w:ascii="宋体" w:hAnsi="宋体" w:eastAsia="宋体" w:cs="宋体"/>
        </w:rPr>
      </w:pPr>
      <w:r>
        <w:rPr>
          <w:rFonts w:hint="eastAsia" w:ascii="宋体" w:hAnsi="宋体" w:eastAsia="宋体" w:cs="宋体"/>
        </w:rPr>
        <w:t>第三层收敛：晶体结构的</w:t>
      </w:r>
      <w:r>
        <w:rPr>
          <w:rFonts w:hint="eastAsia" w:ascii="宋体" w:hAnsi="宋体" w:eastAsia="宋体" w:cs="宋体"/>
          <w:lang w:eastAsia="zh-CN"/>
        </w:rPr>
        <w:t>「</w:t>
      </w:r>
      <w:r>
        <w:rPr>
          <w:rFonts w:hint="eastAsia" w:ascii="宋体" w:hAnsi="宋体" w:eastAsia="宋体" w:cs="宋体"/>
        </w:rPr>
        <w:t>形态共识</w:t>
      </w:r>
      <w:r>
        <w:rPr>
          <w:rFonts w:hint="eastAsia" w:ascii="宋体" w:hAnsi="宋体" w:eastAsia="宋体" w:cs="宋体"/>
          <w:lang w:eastAsia="zh-CN"/>
        </w:rPr>
        <w:t>」</w:t>
      </w:r>
    </w:p>
    <w:p w14:paraId="59F914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在地球内部的高温高压环境下，这些硅、氧、铝等原子，在漫长的地质年代里，通过化学键的作用，进一步达成了更为复杂的</w:t>
      </w:r>
      <w:r>
        <w:rPr>
          <w:rFonts w:hint="eastAsia" w:ascii="宋体" w:hAnsi="宋体" w:eastAsia="宋体" w:cs="宋体"/>
          <w:sz w:val="24"/>
          <w:lang w:eastAsia="zh-CN"/>
        </w:rPr>
        <w:t>「</w:t>
      </w:r>
      <w:r>
        <w:rPr>
          <w:rFonts w:hint="eastAsia" w:ascii="宋体" w:hAnsi="宋体" w:eastAsia="宋体" w:cs="宋体"/>
          <w:sz w:val="24"/>
        </w:rPr>
        <w:t>形态共识</w:t>
      </w:r>
      <w:r>
        <w:rPr>
          <w:rFonts w:hint="eastAsia" w:ascii="宋体" w:hAnsi="宋体" w:eastAsia="宋体" w:cs="宋体"/>
          <w:sz w:val="24"/>
          <w:lang w:eastAsia="zh-CN"/>
        </w:rPr>
        <w:t>」</w:t>
      </w:r>
      <w:r>
        <w:rPr>
          <w:rFonts w:hint="eastAsia" w:ascii="宋体" w:hAnsi="宋体" w:eastAsia="宋体" w:cs="宋体"/>
          <w:sz w:val="24"/>
        </w:rPr>
        <w:t>。它们相互</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并排列成极其规整、能量最低的晶格结构，形成了石英、长石、云母等矿物晶体。这个过程，就是岩浆冷却结晶的过程。晶体结构的形成，是一次宏大的、集体性的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val="en-US" w:eastAsia="zh-CN"/>
        </w:rPr>
        <w:t>收敛</w:t>
      </w:r>
      <w:r>
        <w:rPr>
          <w:rFonts w:hint="eastAsia" w:ascii="宋体" w:hAnsi="宋体" w:eastAsia="宋体" w:cs="宋体"/>
          <w:sz w:val="24"/>
          <w:lang w:eastAsia="zh-CN"/>
        </w:rPr>
        <w:t>」</w:t>
      </w:r>
      <w:r>
        <w:rPr>
          <w:rFonts w:hint="eastAsia" w:ascii="宋体" w:hAnsi="宋体" w:eastAsia="宋体" w:cs="宋体"/>
          <w:sz w:val="24"/>
        </w:rPr>
        <w:t>，它收敛出了物质的宏观形态和物理性质（如硬度、</w:t>
      </w:r>
      <w:r>
        <w:rPr>
          <w:rFonts w:hint="eastAsia" w:ascii="宋体" w:hAnsi="宋体" w:eastAsia="宋体" w:cs="宋体"/>
          <w:sz w:val="24"/>
          <w:lang w:val="en-US" w:eastAsia="zh-CN"/>
        </w:rPr>
        <w:t>纹</w:t>
      </w:r>
      <w:r>
        <w:rPr>
          <w:rFonts w:hint="eastAsia" w:ascii="宋体" w:hAnsi="宋体" w:eastAsia="宋体" w:cs="宋体"/>
          <w:sz w:val="24"/>
        </w:rPr>
        <w:t>理、光学特性）。</w:t>
      </w:r>
    </w:p>
    <w:p w14:paraId="5255C858">
      <w:pPr>
        <w:pStyle w:val="6"/>
        <w:bidi w:val="0"/>
        <w:rPr>
          <w:rFonts w:hint="eastAsia" w:ascii="宋体" w:hAnsi="宋体" w:eastAsia="宋体" w:cs="宋体"/>
        </w:rPr>
      </w:pPr>
      <w:r>
        <w:rPr>
          <w:rFonts w:hint="eastAsia" w:ascii="宋体" w:hAnsi="宋体" w:eastAsia="宋体" w:cs="宋体"/>
        </w:rPr>
        <w:t>第四层收敛：矿物集合体的</w:t>
      </w:r>
      <w:r>
        <w:rPr>
          <w:rFonts w:hint="eastAsia" w:ascii="宋体" w:hAnsi="宋体" w:eastAsia="宋体" w:cs="宋体"/>
          <w:lang w:eastAsia="zh-CN"/>
        </w:rPr>
        <w:t>「</w:t>
      </w:r>
      <w:r>
        <w:rPr>
          <w:rFonts w:hint="eastAsia" w:ascii="宋体" w:hAnsi="宋体" w:eastAsia="宋体" w:cs="宋体"/>
        </w:rPr>
        <w:t>地质共识</w:t>
      </w:r>
      <w:r>
        <w:rPr>
          <w:rFonts w:hint="eastAsia" w:ascii="宋体" w:hAnsi="宋体" w:eastAsia="宋体" w:cs="宋体"/>
          <w:lang w:eastAsia="zh-CN"/>
        </w:rPr>
        <w:t>」</w:t>
      </w:r>
    </w:p>
    <w:p w14:paraId="5CAE15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这块花岗岩，并非单一的晶体，而是由无数个石英、长石、云母等微小晶粒组成的集合体。这些晶粒在地质作用下被挤压、胶结在一起，形成了一个宏观的、稳定的整体。这可以被看作是一次</w:t>
      </w:r>
      <w:r>
        <w:rPr>
          <w:rFonts w:hint="eastAsia" w:ascii="宋体" w:hAnsi="宋体" w:eastAsia="宋体" w:cs="宋体"/>
          <w:sz w:val="24"/>
          <w:lang w:eastAsia="zh-CN"/>
        </w:rPr>
        <w:t>「</w:t>
      </w:r>
      <w:r>
        <w:rPr>
          <w:rFonts w:hint="eastAsia" w:ascii="宋体" w:hAnsi="宋体" w:eastAsia="宋体" w:cs="宋体"/>
          <w:sz w:val="24"/>
        </w:rPr>
        <w:t>地质共识</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我们同意作为一个整体，共同抵抗外部的应力</w:t>
      </w:r>
      <w:r>
        <w:rPr>
          <w:rFonts w:hint="eastAsia" w:ascii="宋体" w:hAnsi="宋体" w:eastAsia="宋体" w:cs="宋体"/>
          <w:sz w:val="24"/>
          <w:lang w:eastAsia="zh-CN"/>
        </w:rPr>
        <w:t>」</w:t>
      </w:r>
      <w:r>
        <w:rPr>
          <w:rFonts w:hint="eastAsia" w:ascii="宋体" w:hAnsi="宋体" w:eastAsia="宋体" w:cs="宋体"/>
          <w:sz w:val="24"/>
        </w:rPr>
        <w:t>。正是这种共识，赋予了这块石头以宏观上的坚硬和完整性。</w:t>
      </w:r>
    </w:p>
    <w:p w14:paraId="0A991A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C78D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至此，这块石头作为</w:t>
      </w:r>
      <w:r>
        <w:rPr>
          <w:rFonts w:hint="eastAsia" w:ascii="宋体" w:hAnsi="宋体" w:eastAsia="宋体" w:cs="宋体"/>
          <w:sz w:val="24"/>
          <w:lang w:eastAsia="zh-CN"/>
        </w:rPr>
        <w:t>「</w:t>
      </w:r>
      <w:r>
        <w:rPr>
          <w:rFonts w:hint="eastAsia" w:ascii="宋体" w:hAnsi="宋体" w:eastAsia="宋体" w:cs="宋体"/>
          <w:sz w:val="24"/>
        </w:rPr>
        <w:t>物理客体</w:t>
      </w:r>
      <w:r>
        <w:rPr>
          <w:rFonts w:hint="eastAsia" w:ascii="宋体" w:hAnsi="宋体" w:eastAsia="宋体" w:cs="宋体"/>
          <w:sz w:val="24"/>
          <w:lang w:eastAsia="zh-CN"/>
        </w:rPr>
        <w:t>」</w:t>
      </w:r>
      <w:r>
        <w:rPr>
          <w:rFonts w:hint="eastAsia" w:ascii="宋体" w:hAnsi="宋体" w:eastAsia="宋体" w:cs="宋体"/>
          <w:sz w:val="24"/>
        </w:rPr>
        <w:t>的存在，已经基本被收敛完成了。它的存在，是宇宙中无数粒子和原子在长达数十亿年的时间里，通过四个层级的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逐步锁定可能性的结果。它的</w:t>
      </w:r>
      <w:r>
        <w:rPr>
          <w:rFonts w:hint="eastAsia" w:ascii="宋体" w:hAnsi="宋体" w:eastAsia="宋体" w:cs="宋体"/>
          <w:sz w:val="24"/>
          <w:lang w:eastAsia="zh-CN"/>
        </w:rPr>
        <w:t>「</w:t>
      </w:r>
      <w:r>
        <w:rPr>
          <w:rFonts w:hint="eastAsia" w:ascii="宋体" w:hAnsi="宋体" w:eastAsia="宋体" w:cs="宋体"/>
          <w:sz w:val="24"/>
        </w:rPr>
        <w:t>确定性</w:t>
      </w:r>
      <w:r>
        <w:rPr>
          <w:rFonts w:hint="eastAsia" w:ascii="宋体" w:hAnsi="宋体" w:eastAsia="宋体" w:cs="宋体"/>
          <w:sz w:val="24"/>
          <w:lang w:eastAsia="zh-CN"/>
        </w:rPr>
        <w:t>」</w:t>
      </w:r>
      <w:r>
        <w:rPr>
          <w:rFonts w:hint="eastAsia" w:ascii="宋体" w:hAnsi="宋体" w:eastAsia="宋体" w:cs="宋体"/>
          <w:sz w:val="24"/>
        </w:rPr>
        <w:t>，是无数次微观</w:t>
      </w:r>
      <w:r>
        <w:rPr>
          <w:rFonts w:hint="eastAsia" w:ascii="宋体" w:hAnsi="宋体" w:eastAsia="宋体" w:cs="宋体"/>
          <w:sz w:val="24"/>
          <w:lang w:eastAsia="zh-CN"/>
        </w:rPr>
        <w:t>「</w:t>
      </w:r>
      <w:r>
        <w:rPr>
          <w:rFonts w:hint="eastAsia" w:ascii="宋体" w:hAnsi="宋体" w:eastAsia="宋体" w:cs="宋体"/>
          <w:sz w:val="24"/>
        </w:rPr>
        <w:t>波函数坍缩</w:t>
      </w:r>
      <w:r>
        <w:rPr>
          <w:rFonts w:hint="eastAsia" w:ascii="宋体" w:hAnsi="宋体" w:eastAsia="宋体" w:cs="宋体"/>
          <w:sz w:val="24"/>
          <w:lang w:eastAsia="zh-CN"/>
        </w:rPr>
        <w:t>」</w:t>
      </w:r>
      <w:r>
        <w:rPr>
          <w:rFonts w:hint="eastAsia" w:ascii="宋体" w:hAnsi="宋体" w:eastAsia="宋体" w:cs="宋体"/>
          <w:sz w:val="24"/>
        </w:rPr>
        <w:t>的宏观统计效应。</w:t>
      </w:r>
    </w:p>
    <w:p w14:paraId="3726A5BC">
      <w:pPr>
        <w:pStyle w:val="6"/>
        <w:bidi w:val="0"/>
        <w:rPr>
          <w:rFonts w:hint="eastAsia" w:ascii="宋体" w:hAnsi="宋体" w:eastAsia="宋体" w:cs="宋体"/>
        </w:rPr>
      </w:pPr>
      <w:r>
        <w:rPr>
          <w:rFonts w:hint="eastAsia" w:ascii="宋体" w:hAnsi="宋体" w:eastAsia="宋体" w:cs="宋体"/>
        </w:rPr>
        <w:t>第五层收敛：生命体的</w:t>
      </w:r>
      <w:r>
        <w:rPr>
          <w:rFonts w:hint="eastAsia" w:ascii="宋体" w:hAnsi="宋体" w:eastAsia="宋体" w:cs="宋体"/>
          <w:lang w:eastAsia="zh-CN"/>
        </w:rPr>
        <w:t>「</w:t>
      </w:r>
      <w:r>
        <w:rPr>
          <w:rFonts w:hint="eastAsia" w:ascii="宋体" w:hAnsi="宋体" w:eastAsia="宋体" w:cs="宋体"/>
        </w:rPr>
        <w:t>生态共识</w:t>
      </w:r>
      <w:r>
        <w:rPr>
          <w:rFonts w:hint="eastAsia" w:ascii="宋体" w:hAnsi="宋体" w:eastAsia="宋体" w:cs="宋体"/>
          <w:lang w:eastAsia="zh-CN"/>
        </w:rPr>
        <w:t>」</w:t>
      </w:r>
    </w:p>
    <w:p w14:paraId="3C2D61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然而，故事还未结束。当这块石头暴露于地表，它便进入了生命世界的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网络。地衣和苔藓可能会附着在它的表面，通过分泌酸性物质，缓慢地分解它。这是一种生物学层面的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我们视你为可供附着和获取矿物质的基质</w:t>
      </w:r>
      <w:r>
        <w:rPr>
          <w:rFonts w:hint="eastAsia" w:ascii="宋体" w:hAnsi="宋体" w:eastAsia="宋体" w:cs="宋体"/>
          <w:sz w:val="24"/>
          <w:lang w:eastAsia="zh-CN"/>
        </w:rPr>
        <w:t>」</w:t>
      </w:r>
      <w:r>
        <w:rPr>
          <w:rFonts w:hint="eastAsia" w:ascii="宋体" w:hAnsi="宋体" w:eastAsia="宋体" w:cs="宋体"/>
          <w:sz w:val="24"/>
        </w:rPr>
        <w:t>。一只蚂蚁可能会从它上面爬过，将其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为一个无意义的障碍物。一只蜥蜴可能会在上面晒太阳，将其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为一个理想的热量收集器。这些来自不同物种的、以生存为中心的</w:t>
      </w:r>
      <w:r>
        <w:rPr>
          <w:rFonts w:hint="eastAsia" w:ascii="宋体" w:hAnsi="宋体" w:eastAsia="宋体" w:cs="宋体"/>
          <w:sz w:val="24"/>
          <w:lang w:eastAsia="zh-CN"/>
        </w:rPr>
        <w:t>「</w:t>
      </w:r>
      <w:r>
        <w:rPr>
          <w:rFonts w:hint="eastAsia" w:ascii="宋体" w:hAnsi="宋体" w:eastAsia="宋体" w:cs="宋体"/>
          <w:sz w:val="24"/>
        </w:rPr>
        <w:t>具身观察</w:t>
      </w:r>
      <w:r>
        <w:rPr>
          <w:rFonts w:hint="eastAsia" w:ascii="宋体" w:hAnsi="宋体" w:eastAsia="宋体" w:cs="宋体"/>
          <w:sz w:val="24"/>
          <w:lang w:eastAsia="zh-CN"/>
        </w:rPr>
        <w:t>」</w:t>
      </w:r>
      <w:r>
        <w:rPr>
          <w:rFonts w:hint="eastAsia" w:ascii="宋体" w:hAnsi="宋体" w:eastAsia="宋体" w:cs="宋体"/>
          <w:sz w:val="24"/>
        </w:rPr>
        <w:t>，共同将这块石头整合进了地球的生态系统，赋予了它生态位的确定性。</w:t>
      </w:r>
    </w:p>
    <w:p w14:paraId="4941E5FA">
      <w:pPr>
        <w:pStyle w:val="6"/>
        <w:bidi w:val="0"/>
        <w:rPr>
          <w:rFonts w:hint="eastAsia" w:ascii="宋体" w:hAnsi="宋体" w:eastAsia="宋体" w:cs="宋体"/>
        </w:rPr>
      </w:pPr>
      <w:r>
        <w:rPr>
          <w:rFonts w:hint="eastAsia" w:ascii="宋体" w:hAnsi="宋体" w:eastAsia="宋体" w:cs="宋体"/>
        </w:rPr>
        <w:t>第六层收敛：人类的</w:t>
      </w:r>
      <w:r>
        <w:rPr>
          <w:rFonts w:hint="eastAsia" w:ascii="宋体" w:hAnsi="宋体" w:eastAsia="宋体" w:cs="宋体"/>
          <w:lang w:eastAsia="zh-CN"/>
        </w:rPr>
        <w:t>「</w:t>
      </w:r>
      <w:r>
        <w:rPr>
          <w:rFonts w:hint="eastAsia" w:ascii="宋体" w:hAnsi="宋体" w:eastAsia="宋体" w:cs="宋体"/>
        </w:rPr>
        <w:t>文化共识</w:t>
      </w:r>
      <w:r>
        <w:rPr>
          <w:rFonts w:hint="eastAsia" w:ascii="宋体" w:hAnsi="宋体" w:eastAsia="宋体" w:cs="宋体"/>
          <w:lang w:eastAsia="zh-CN"/>
        </w:rPr>
        <w:t>」</w:t>
      </w:r>
    </w:p>
    <w:p w14:paraId="4A9397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最后，人类登场了。人类的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，为这块石头叠加了前所未有的、丰富的意义层面。</w:t>
      </w:r>
    </w:p>
    <w:p w14:paraId="7122B49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A414F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一个地质学家走过，他会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到这块石头的矿物成分、晶体结构和形成年代，将其收敛为一个具有特定科学分类（如</w:t>
      </w:r>
      <w:r>
        <w:rPr>
          <w:rFonts w:hint="eastAsia" w:ascii="宋体" w:hAnsi="宋体" w:eastAsia="宋体" w:cs="宋体"/>
          <w:sz w:val="24"/>
          <w:lang w:eastAsia="zh-CN"/>
        </w:rPr>
        <w:t>「</w:t>
      </w:r>
      <w:r>
        <w:rPr>
          <w:rFonts w:hint="eastAsia" w:ascii="宋体" w:hAnsi="宋体" w:eastAsia="宋体" w:cs="宋体"/>
          <w:sz w:val="24"/>
        </w:rPr>
        <w:t>晚侏罗纪黑云母二长花岗岩</w:t>
      </w:r>
      <w:r>
        <w:rPr>
          <w:rFonts w:hint="eastAsia" w:ascii="宋体" w:hAnsi="宋体" w:eastAsia="宋体" w:cs="宋体"/>
          <w:sz w:val="24"/>
          <w:lang w:eastAsia="zh-CN"/>
        </w:rPr>
        <w:t>」</w:t>
      </w:r>
      <w:r>
        <w:rPr>
          <w:rFonts w:hint="eastAsia" w:ascii="宋体" w:hAnsi="宋体" w:eastAsia="宋体" w:cs="宋体"/>
          <w:sz w:val="24"/>
        </w:rPr>
        <w:t>）的研究对象。</w:t>
      </w:r>
    </w:p>
    <w:p w14:paraId="67CF4E1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一个艺术家看到它，他会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到其独特的纹理、色彩和形态，将其收敛为一个具有美学价值的创作素材。</w:t>
      </w:r>
    </w:p>
    <w:p w14:paraId="3A0248B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一个建筑工人发现它，他会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到其坚硬耐磨的特性，将其收敛为一个可以用来铺路或盖房的建筑材料。</w:t>
      </w:r>
    </w:p>
    <w:p w14:paraId="0389A70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w:t>
      </w:r>
      <w:r>
        <w:rPr>
          <w:rFonts w:hint="eastAsia" w:ascii="宋体" w:hAnsi="宋体" w:eastAsia="宋体" w:cs="宋体"/>
          <w:sz w:val="24"/>
          <w:lang w:eastAsia="zh-CN"/>
        </w:rPr>
        <w:t>阵营</w:t>
      </w:r>
      <w:r>
        <w:rPr>
          <w:rFonts w:hint="eastAsia" w:ascii="宋体" w:hAnsi="宋体" w:eastAsia="宋体" w:cs="宋体"/>
          <w:sz w:val="24"/>
        </w:rPr>
        <w:t>的萨满可能认为，这块石头是山神的化身，他将其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为一个具有神圣力量的崇拜对象。</w:t>
      </w:r>
    </w:p>
    <w:p w14:paraId="44B0FCD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一个商人可能会评估它的市场价值，将其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为一个可以被定价和交易的商品。</w:t>
      </w:r>
    </w:p>
    <w:p w14:paraId="7AEF74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980B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所有这些来自人类不同文化领域的</w:t>
      </w:r>
      <w:r>
        <w:rPr>
          <w:rFonts w:hint="eastAsia" w:ascii="宋体" w:hAnsi="宋体" w:eastAsia="宋体" w:cs="宋体"/>
          <w:sz w:val="24"/>
          <w:lang w:eastAsia="zh-CN"/>
        </w:rPr>
        <w:t>「</w:t>
      </w:r>
      <w:r>
        <w:rPr>
          <w:rFonts w:hint="eastAsia" w:ascii="宋体" w:hAnsi="宋体" w:eastAsia="宋体" w:cs="宋体"/>
          <w:sz w:val="24"/>
        </w:rPr>
        <w:t>符号观察</w:t>
      </w:r>
      <w:r>
        <w:rPr>
          <w:rFonts w:hint="eastAsia" w:ascii="宋体" w:hAnsi="宋体" w:eastAsia="宋体" w:cs="宋体"/>
          <w:sz w:val="24"/>
          <w:lang w:eastAsia="zh-CN"/>
        </w:rPr>
        <w:t>」</w:t>
      </w:r>
      <w:r>
        <w:rPr>
          <w:rFonts w:hint="eastAsia" w:ascii="宋体" w:hAnsi="宋体" w:eastAsia="宋体" w:cs="宋体"/>
          <w:sz w:val="24"/>
        </w:rPr>
        <w:t>，共同赋予了这块石头以文化身份的确定性。这块</w:t>
      </w:r>
      <w:r>
        <w:rPr>
          <w:rFonts w:hint="eastAsia" w:ascii="宋体" w:hAnsi="宋体" w:eastAsia="宋体" w:cs="宋体"/>
          <w:sz w:val="24"/>
          <w:lang w:eastAsia="zh-CN"/>
        </w:rPr>
        <w:t>「</w:t>
      </w:r>
      <w:r>
        <w:rPr>
          <w:rFonts w:hint="eastAsia" w:ascii="宋体" w:hAnsi="宋体" w:eastAsia="宋体" w:cs="宋体"/>
          <w:sz w:val="24"/>
        </w:rPr>
        <w:t>石头</w:t>
      </w:r>
      <w:r>
        <w:rPr>
          <w:rFonts w:hint="eastAsia" w:ascii="宋体" w:hAnsi="宋体" w:eastAsia="宋体" w:cs="宋体"/>
          <w:sz w:val="24"/>
          <w:lang w:eastAsia="zh-CN"/>
        </w:rPr>
        <w:t>」</w:t>
      </w:r>
      <w:r>
        <w:rPr>
          <w:rFonts w:hint="eastAsia" w:ascii="宋体" w:hAnsi="宋体" w:eastAsia="宋体" w:cs="宋体"/>
          <w:sz w:val="24"/>
        </w:rPr>
        <w:t>的实在性，在其物理基础之上，被无限地丰富和扩展了。</w:t>
      </w:r>
    </w:p>
    <w:p w14:paraId="71026C65">
      <w:pPr>
        <w:pStyle w:val="5"/>
        <w:bidi w:val="0"/>
        <w:rPr>
          <w:rFonts w:hint="eastAsia" w:ascii="宋体" w:hAnsi="宋体" w:eastAsia="宋体" w:cs="宋体"/>
        </w:rPr>
      </w:pPr>
      <w:r>
        <w:rPr>
          <w:rFonts w:hint="eastAsia" w:ascii="宋体" w:hAnsi="宋体" w:eastAsia="宋体" w:cs="宋体"/>
        </w:rPr>
        <w:t>结论：一个共同创造的宇宙</w:t>
      </w:r>
    </w:p>
    <w:p w14:paraId="54374E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通过对</w:t>
      </w:r>
      <w:r>
        <w:rPr>
          <w:rFonts w:hint="eastAsia" w:ascii="宋体" w:hAnsi="宋体" w:eastAsia="宋体" w:cs="宋体"/>
          <w:sz w:val="24"/>
          <w:lang w:eastAsia="zh-CN"/>
        </w:rPr>
        <w:t>「</w:t>
      </w:r>
      <w:r>
        <w:rPr>
          <w:rFonts w:hint="eastAsia" w:ascii="宋体" w:hAnsi="宋体" w:eastAsia="宋体" w:cs="宋体"/>
          <w:sz w:val="24"/>
        </w:rPr>
        <w:t>一块石头</w:t>
      </w:r>
      <w:r>
        <w:rPr>
          <w:rFonts w:hint="eastAsia" w:ascii="宋体" w:hAnsi="宋体" w:eastAsia="宋体" w:cs="宋体"/>
          <w:sz w:val="24"/>
          <w:lang w:eastAsia="zh-CN"/>
        </w:rPr>
        <w:t>」</w:t>
      </w:r>
      <w:r>
        <w:rPr>
          <w:rFonts w:hint="eastAsia" w:ascii="宋体" w:hAnsi="宋体" w:eastAsia="宋体" w:cs="宋体"/>
          <w:sz w:val="24"/>
        </w:rPr>
        <w:t>的层层解构，我们得以窥见一个令人震撼的宇宙图景：我们所经验到的、看似坚实不移的</w:t>
      </w:r>
      <w:r>
        <w:rPr>
          <w:rFonts w:hint="eastAsia" w:ascii="宋体" w:hAnsi="宋体" w:eastAsia="宋体" w:cs="宋体"/>
          <w:sz w:val="24"/>
          <w:lang w:eastAsia="zh-CN"/>
        </w:rPr>
        <w:t>「</w:t>
      </w:r>
      <w:r>
        <w:rPr>
          <w:rFonts w:hint="eastAsia" w:ascii="宋体" w:hAnsi="宋体" w:eastAsia="宋体" w:cs="宋体"/>
          <w:sz w:val="24"/>
        </w:rPr>
        <w:t>客观世界</w:t>
      </w:r>
      <w:r>
        <w:rPr>
          <w:rFonts w:hint="eastAsia" w:ascii="宋体" w:hAnsi="宋体" w:eastAsia="宋体" w:cs="宋体"/>
          <w:sz w:val="24"/>
          <w:lang w:eastAsia="zh-CN"/>
        </w:rPr>
        <w:t>」</w:t>
      </w:r>
      <w:r>
        <w:rPr>
          <w:rFonts w:hint="eastAsia" w:ascii="宋体" w:hAnsi="宋体" w:eastAsia="宋体" w:cs="宋体"/>
          <w:sz w:val="24"/>
        </w:rPr>
        <w:t>，其本质是一个动态的、多层次的</w:t>
      </w:r>
      <w:r>
        <w:rPr>
          <w:rFonts w:hint="eastAsia" w:ascii="宋体" w:hAnsi="宋体" w:eastAsia="宋体" w:cs="宋体"/>
          <w:sz w:val="24"/>
          <w:lang w:eastAsia="zh-CN"/>
        </w:rPr>
        <w:t>「</w:t>
      </w:r>
      <w:r>
        <w:rPr>
          <w:rFonts w:hint="eastAsia" w:ascii="宋体" w:hAnsi="宋体" w:eastAsia="宋体" w:cs="宋体"/>
          <w:sz w:val="24"/>
        </w:rPr>
        <w:t>观察共景</w:t>
      </w:r>
      <w:r>
        <w:rPr>
          <w:rFonts w:hint="eastAsia" w:ascii="宋体" w:hAnsi="宋体" w:eastAsia="宋体" w:cs="宋体"/>
          <w:sz w:val="24"/>
          <w:lang w:eastAsia="zh-CN"/>
        </w:rPr>
        <w:t>」</w:t>
      </w:r>
      <w:r>
        <w:rPr>
          <w:rFonts w:hint="eastAsia" w:ascii="宋体" w:hAnsi="宋体" w:eastAsia="宋体" w:cs="宋体"/>
          <w:sz w:val="24"/>
        </w:rPr>
        <w:t>（A Shared Scenery of Observation）。它的稳定性，并非源于某种外在的、先验的物质实体，而是源于从宇宙大爆炸至今，从基本粒子到人类社会，所有层级的</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所共同达成的一系列极其稳固、极其持久的</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w:t>
      </w:r>
    </w:p>
    <w:p w14:paraId="3EF9A30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75BE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模型彻底颠覆了传统的主客二分范式。主体与客体，意识与物质，不再是两个相互对立的领域，而是一个统一的、共同演化的实在过程的两面。意识不再是宇宙演化晚期偶然出现的、无关紧要的副产品，而是从一开始就内在于宇宙结构之中、并作为宇宙创生和演化的根本动力。</w:t>
      </w:r>
    </w:p>
    <w:p w14:paraId="78ACBD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6800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需要强调的是，本章所提出的「意识层级」模型，是一个为了分析和理解便利而构建的「脚手架」，而非对实在的僵硬阶梯式划分。实在的建构过程远比线性的层级演进更为复杂和动态。</w:t>
      </w:r>
      <w:r>
        <w:rPr>
          <w:rFonts w:hint="eastAsia" w:ascii="宋体" w:hAnsi="宋体" w:eastAsia="宋体" w:cs="宋体"/>
          <w:sz w:val="24"/>
          <w:lang w:val="en-US" w:eastAsia="zh-CN"/>
        </w:rPr>
        <w:t>即</w:t>
      </w:r>
      <w:r>
        <w:rPr>
          <w:rFonts w:hint="eastAsia" w:ascii="宋体" w:hAnsi="宋体" w:eastAsia="宋体" w:cs="宋体"/>
          <w:sz w:val="24"/>
        </w:rPr>
        <w:t>「观察并不要求严格按层级递进」（附录1.2）。</w:t>
      </w:r>
    </w:p>
    <w:p w14:paraId="7AA3D2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AE40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典型的例子是，人类意识（层级四）可以通过高精度的测量仪器（如大型强子对撞机），直接介入并「观察」基本粒子（层级一）的行为，而无需经过原子（层级二）和细胞（层级三）的中间环节。这种「跨层级的观察」，其意义是深远的。它揭示了技术工具在本质上是人类「观察能力」的延伸和放大。每一次科学仪器的革命性突破，都是人类这种独特的观察者，通过技术中介，实现了对不同实在层级的「降维介入」。这反过来又会极大地挑战和重塑我们既有的「观察共识」，例如，量子力学的发现，正是人类通过仪器「跨层级」地窥见了微观世界的概率性，从而颠覆了建立在宏观经验之上的经典因果律。</w:t>
      </w:r>
    </w:p>
    <w:p w14:paraId="717BAE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DE79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因此，我们不仅是自身层级内的观察者，更是能够通过创造工具来不断拓展观察边界、重构实在图景的「元观察者」。</w:t>
      </w:r>
    </w:p>
    <w:p w14:paraId="5E349DFE">
      <w:pPr>
        <w:snapToGrid/>
        <w:spacing w:beforeAutospacing="0" w:afterAutospacing="0" w:line="288" w:lineRule="auto"/>
        <w:ind w:right="0" w:rightChars="0"/>
        <w:jc w:val="both"/>
        <w:rPr>
          <w:rFonts w:hint="eastAsia" w:ascii="宋体" w:hAnsi="宋体" w:eastAsia="宋体" w:cs="宋体"/>
          <w:sz w:val="24"/>
        </w:rPr>
      </w:pPr>
    </w:p>
    <w:p w14:paraId="64A482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当然，这种</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并非总是一成不变的。在下一章中，我们将探讨，当不同层级、不同主体的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发生分歧时，会发生什么？当人类的观察模式（如通过科学仪器）深入到更微观的层面，挑战了宏观世界的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时，我们又将如何理解时空、因果这些看似最基本的实在框架？</w:t>
      </w:r>
    </w:p>
    <w:p w14:paraId="3E0332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D04E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观察的触碰</w:t>
      </w:r>
      <w:r>
        <w:rPr>
          <w:rFonts w:hint="eastAsia" w:ascii="宋体" w:hAnsi="宋体" w:eastAsia="宋体" w:cs="宋体"/>
          <w:sz w:val="24"/>
          <w:lang w:eastAsia="zh-CN"/>
        </w:rPr>
        <w:t>」</w:t>
      </w:r>
      <w:r>
        <w:rPr>
          <w:rFonts w:hint="eastAsia" w:ascii="宋体" w:hAnsi="宋体" w:eastAsia="宋体" w:cs="宋体"/>
          <w:sz w:val="24"/>
        </w:rPr>
        <w:t>，既是创造的开始，也是一切复杂性和多样性的起源。它将无限的可能性，收敛为我们这个独特而精彩的宇宙。而我们，作为这个宇宙中目前已知的最复杂的观察者，不仅在被动地观看这场宏大的演出，我们本身就是这场演出的编剧、导演和演员。我们手中的每一个念头，每一次观察，都在为这个共同创造的宇宙，书写着下一行剧本。</w:t>
      </w:r>
    </w:p>
    <w:p w14:paraId="028EB65C">
      <w:pPr>
        <w:rPr>
          <w:rFonts w:hint="eastAsia" w:ascii="宋体" w:hAnsi="宋体" w:eastAsia="宋体" w:cs="宋体"/>
        </w:rPr>
      </w:pPr>
      <w:r>
        <w:rPr>
          <w:rFonts w:hint="eastAsia" w:ascii="宋体" w:hAnsi="宋体" w:eastAsia="宋体" w:cs="宋体"/>
        </w:rPr>
        <w:br w:type="page"/>
      </w:r>
    </w:p>
    <w:p w14:paraId="66B6BD54">
      <w:pPr>
        <w:pStyle w:val="4"/>
        <w:bidi w:val="0"/>
        <w:rPr>
          <w:rFonts w:hint="eastAsia" w:ascii="宋体" w:hAnsi="宋体" w:eastAsia="宋体" w:cs="宋体"/>
        </w:rPr>
      </w:pPr>
      <w:bookmarkStart w:id="22" w:name="_Toc674564850"/>
      <w:bookmarkStart w:id="23" w:name="_Toc988551831"/>
      <w:r>
        <w:rPr>
          <w:rFonts w:hint="eastAsia" w:ascii="宋体" w:hAnsi="宋体" w:eastAsia="宋体" w:cs="宋体"/>
        </w:rPr>
        <w:t>第三章</w:t>
      </w:r>
      <w:r>
        <w:rPr>
          <w:rFonts w:hint="eastAsia" w:ascii="宋体" w:hAnsi="宋体" w:eastAsia="宋体" w:cs="宋体"/>
          <w:lang w:val="en-US" w:eastAsia="zh-CN"/>
        </w:rPr>
        <w:t xml:space="preserve"> </w:t>
      </w:r>
      <w:r>
        <w:rPr>
          <w:rFonts w:hint="eastAsia" w:ascii="宋体" w:hAnsi="宋体" w:eastAsia="宋体" w:cs="宋体"/>
        </w:rPr>
        <w:t>世界的涌现：时空、因果与他者</w:t>
      </w:r>
      <w:bookmarkEnd w:id="22"/>
      <w:bookmarkEnd w:id="23"/>
    </w:p>
    <w:p w14:paraId="7F9428B0">
      <w:pPr>
        <w:pStyle w:val="5"/>
        <w:bidi w:val="0"/>
        <w:rPr>
          <w:rFonts w:hint="eastAsia" w:ascii="宋体" w:hAnsi="宋体" w:eastAsia="宋体" w:cs="宋体"/>
        </w:rPr>
      </w:pPr>
      <w:r>
        <w:rPr>
          <w:rFonts w:hint="eastAsia" w:ascii="宋体" w:hAnsi="宋体" w:eastAsia="宋体" w:cs="宋体"/>
        </w:rPr>
        <w:t>引言：实在的脚手架</w:t>
      </w:r>
    </w:p>
    <w:p w14:paraId="4B5A57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在前两章的探索中，我们已经建立了一个动态的、由观察驱动的宇宙创生模型。宇宙的源头是无限的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——一种从基本粒子到人类意识普遍存在的本体论互动——则是将这无限潜能</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为有限现实的根本动力。我们通过</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模型，解构了宏观世界的稳定性如何从多层级的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中涌现。</w:t>
      </w:r>
    </w:p>
    <w:p w14:paraId="7BD026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38DF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至此，我们似乎已经拥有了一幅颇为完整的本体论图景。然而，这幅图景仍然悬浮在一个未被审视的基础之上。我们所讨论的一切——粒子的互动、化学的键合、生命的演化、意识的涌现——似乎都默认发生在一个预先存在的、客观的舞台之上。这个舞台，就是时空（Space-time）。而在这个舞台上，一切事件似乎都遵循着一套不容置疑的剧本规则，那就是因果律（Causality）。</w:t>
      </w:r>
    </w:p>
    <w:p w14:paraId="4007C2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FCCE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时空与因果，构成了我们理解现实世界最底层的</w:t>
      </w:r>
      <w:r>
        <w:rPr>
          <w:rFonts w:hint="eastAsia" w:ascii="宋体" w:hAnsi="宋体" w:eastAsia="宋体" w:cs="宋体"/>
          <w:sz w:val="24"/>
          <w:lang w:eastAsia="zh-CN"/>
        </w:rPr>
        <w:t>「</w:t>
      </w:r>
      <w:r>
        <w:rPr>
          <w:rFonts w:hint="eastAsia" w:ascii="宋体" w:hAnsi="宋体" w:eastAsia="宋体" w:cs="宋体"/>
          <w:sz w:val="24"/>
        </w:rPr>
        <w:t>脚手架</w:t>
      </w:r>
      <w:r>
        <w:rPr>
          <w:rFonts w:hint="eastAsia" w:ascii="宋体" w:hAnsi="宋体" w:eastAsia="宋体" w:cs="宋体"/>
          <w:sz w:val="24"/>
          <w:lang w:eastAsia="zh-CN"/>
        </w:rPr>
        <w:t>」</w:t>
      </w:r>
      <w:r>
        <w:rPr>
          <w:rFonts w:hint="eastAsia" w:ascii="宋体" w:hAnsi="宋体" w:eastAsia="宋体" w:cs="宋体"/>
          <w:sz w:val="24"/>
        </w:rPr>
        <w:t>。它们是如此的基础、如此的不言自明，以至于我们很难想象一个</w:t>
      </w:r>
      <w:r>
        <w:rPr>
          <w:rFonts w:hint="eastAsia" w:ascii="宋体" w:hAnsi="宋体" w:eastAsia="宋体" w:cs="宋体"/>
          <w:sz w:val="24"/>
          <w:lang w:eastAsia="zh-CN"/>
        </w:rPr>
        <w:t>「</w:t>
      </w:r>
      <w:r>
        <w:rPr>
          <w:rFonts w:hint="eastAsia" w:ascii="宋体" w:hAnsi="宋体" w:eastAsia="宋体" w:cs="宋体"/>
          <w:sz w:val="24"/>
        </w:rPr>
        <w:t>没有</w:t>
      </w:r>
      <w:r>
        <w:rPr>
          <w:rFonts w:hint="eastAsia" w:ascii="宋体" w:hAnsi="宋体" w:eastAsia="宋体" w:cs="宋体"/>
          <w:sz w:val="24"/>
          <w:lang w:eastAsia="zh-CN"/>
        </w:rPr>
        <w:t>」</w:t>
      </w:r>
      <w:r>
        <w:rPr>
          <w:rFonts w:hint="eastAsia" w:ascii="宋体" w:hAnsi="宋体" w:eastAsia="宋体" w:cs="宋体"/>
          <w:sz w:val="24"/>
        </w:rPr>
        <w:t>时空或</w:t>
      </w:r>
      <w:r>
        <w:rPr>
          <w:rFonts w:hint="eastAsia" w:ascii="宋体" w:hAnsi="宋体" w:eastAsia="宋体" w:cs="宋体"/>
          <w:sz w:val="24"/>
          <w:lang w:eastAsia="zh-CN"/>
        </w:rPr>
        <w:t>「</w:t>
      </w:r>
      <w:r>
        <w:rPr>
          <w:rFonts w:hint="eastAsia" w:ascii="宋体" w:hAnsi="宋体" w:eastAsia="宋体" w:cs="宋体"/>
          <w:sz w:val="24"/>
        </w:rPr>
        <w:t>不讲</w:t>
      </w:r>
      <w:r>
        <w:rPr>
          <w:rFonts w:hint="eastAsia" w:ascii="宋体" w:hAnsi="宋体" w:eastAsia="宋体" w:cs="宋体"/>
          <w:sz w:val="24"/>
          <w:lang w:eastAsia="zh-CN"/>
        </w:rPr>
        <w:t>」</w:t>
      </w:r>
      <w:r>
        <w:rPr>
          <w:rFonts w:hint="eastAsia" w:ascii="宋体" w:hAnsi="宋体" w:eastAsia="宋体" w:cs="宋体"/>
          <w:sz w:val="24"/>
        </w:rPr>
        <w:t>因果的世界会是什么样子。康德将时空视为人类感性的</w:t>
      </w:r>
      <w:r>
        <w:rPr>
          <w:rFonts w:hint="eastAsia" w:ascii="宋体" w:hAnsi="宋体" w:eastAsia="宋体" w:cs="宋体"/>
          <w:sz w:val="24"/>
          <w:lang w:eastAsia="zh-CN"/>
        </w:rPr>
        <w:t>「</w:t>
      </w:r>
      <w:r>
        <w:rPr>
          <w:rFonts w:hint="eastAsia" w:ascii="宋体" w:hAnsi="宋体" w:eastAsia="宋体" w:cs="宋体"/>
          <w:sz w:val="24"/>
        </w:rPr>
        <w:t>先验形式</w:t>
      </w:r>
      <w:r>
        <w:rPr>
          <w:rFonts w:hint="eastAsia" w:ascii="宋体" w:hAnsi="宋体" w:eastAsia="宋体" w:cs="宋体"/>
          <w:sz w:val="24"/>
          <w:lang w:eastAsia="zh-CN"/>
        </w:rPr>
        <w:t>」</w:t>
      </w:r>
      <w:r>
        <w:rPr>
          <w:rFonts w:hint="eastAsia" w:ascii="宋体" w:hAnsi="宋体" w:eastAsia="宋体" w:cs="宋体"/>
          <w:sz w:val="24"/>
        </w:rPr>
        <w:t>，将因果律视为知性的</w:t>
      </w:r>
      <w:r>
        <w:rPr>
          <w:rFonts w:hint="eastAsia" w:ascii="宋体" w:hAnsi="宋体" w:eastAsia="宋体" w:cs="宋体"/>
          <w:sz w:val="24"/>
          <w:lang w:eastAsia="zh-CN"/>
        </w:rPr>
        <w:t>「</w:t>
      </w:r>
      <w:r>
        <w:rPr>
          <w:rFonts w:hint="eastAsia" w:ascii="宋体" w:hAnsi="宋体" w:eastAsia="宋体" w:cs="宋体"/>
          <w:sz w:val="24"/>
        </w:rPr>
        <w:t>先验范畴</w:t>
      </w:r>
      <w:r>
        <w:rPr>
          <w:rFonts w:hint="eastAsia" w:ascii="宋体" w:hAnsi="宋体" w:eastAsia="宋体" w:cs="宋体"/>
          <w:sz w:val="24"/>
          <w:lang w:eastAsia="zh-CN"/>
        </w:rPr>
        <w:t>」</w:t>
      </w:r>
      <w:r>
        <w:rPr>
          <w:rFonts w:hint="eastAsia" w:ascii="宋体" w:hAnsi="宋体" w:eastAsia="宋体" w:cs="宋体"/>
          <w:sz w:val="24"/>
        </w:rPr>
        <w:t>，认为它们是我们经验得以可能的前提条件，是我们戴着去看世界的一副无法摘掉的</w:t>
      </w:r>
      <w:r>
        <w:rPr>
          <w:rFonts w:hint="eastAsia" w:ascii="宋体" w:hAnsi="宋体" w:eastAsia="宋体" w:cs="宋体"/>
          <w:sz w:val="24"/>
          <w:lang w:eastAsia="zh-CN"/>
        </w:rPr>
        <w:t>「</w:t>
      </w:r>
      <w:r>
        <w:rPr>
          <w:rFonts w:hint="eastAsia" w:ascii="宋体" w:hAnsi="宋体" w:eastAsia="宋体" w:cs="宋体"/>
          <w:sz w:val="24"/>
        </w:rPr>
        <w:t>眼镜</w:t>
      </w:r>
      <w:r>
        <w:rPr>
          <w:rFonts w:hint="eastAsia" w:ascii="宋体" w:hAnsi="宋体" w:eastAsia="宋体" w:cs="宋体"/>
          <w:sz w:val="24"/>
          <w:lang w:eastAsia="zh-CN"/>
        </w:rPr>
        <w:t>」</w:t>
      </w:r>
      <w:r>
        <w:rPr>
          <w:rFonts w:hint="eastAsia" w:ascii="宋体" w:hAnsi="宋体" w:eastAsia="宋体" w:cs="宋体"/>
          <w:sz w:val="24"/>
        </w:rPr>
        <w:t>。</w:t>
      </w:r>
    </w:p>
    <w:p w14:paraId="348BD3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BDFDA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然而，本章将要提出的论点，比康德更为激进。我们将论证：时空与因果，并非先验的、绝对的、构成宇宙的终极框架，它们本身就是</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的产物，是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在特定收敛路径下形成的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（Secondary Construction）。</w:t>
      </w:r>
    </w:p>
    <w:p w14:paraId="29D1C4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E480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它们不是舞台本身，而是由第一批、也是最强大的演员们（即宇宙中最基本的观察者们）共同搭建起来的、极其稳固的舞台布景。它们不是那副无法摘掉的</w:t>
      </w:r>
      <w:r>
        <w:rPr>
          <w:rFonts w:hint="eastAsia" w:ascii="宋体" w:hAnsi="宋体" w:eastAsia="宋体" w:cs="宋体"/>
          <w:sz w:val="24"/>
          <w:lang w:eastAsia="zh-CN"/>
        </w:rPr>
        <w:t>「</w:t>
      </w:r>
      <w:r>
        <w:rPr>
          <w:rFonts w:hint="eastAsia" w:ascii="宋体" w:hAnsi="宋体" w:eastAsia="宋体" w:cs="宋体"/>
          <w:sz w:val="24"/>
        </w:rPr>
        <w:t>眼镜</w:t>
      </w:r>
      <w:r>
        <w:rPr>
          <w:rFonts w:hint="eastAsia" w:ascii="宋体" w:hAnsi="宋体" w:eastAsia="宋体" w:cs="宋体"/>
          <w:sz w:val="24"/>
          <w:lang w:eastAsia="zh-CN"/>
        </w:rPr>
        <w:t>」</w:t>
      </w:r>
      <w:r>
        <w:rPr>
          <w:rFonts w:hint="eastAsia" w:ascii="宋体" w:hAnsi="宋体" w:eastAsia="宋体" w:cs="宋体"/>
          <w:sz w:val="24"/>
        </w:rPr>
        <w:t>，而是由特定层级的意识（特别是人类意识）所演化出的、一种极其高效的</w:t>
      </w:r>
      <w:r>
        <w:rPr>
          <w:rFonts w:hint="eastAsia" w:ascii="宋体" w:hAnsi="宋体" w:eastAsia="宋体" w:cs="宋体"/>
          <w:sz w:val="24"/>
          <w:lang w:eastAsia="zh-CN"/>
        </w:rPr>
        <w:t>「</w:t>
      </w:r>
      <w:r>
        <w:rPr>
          <w:rFonts w:hint="eastAsia" w:ascii="宋体" w:hAnsi="宋体" w:eastAsia="宋体" w:cs="宋体"/>
          <w:sz w:val="24"/>
        </w:rPr>
        <w:t>数据处理</w:t>
      </w:r>
      <w:r>
        <w:rPr>
          <w:rFonts w:hint="eastAsia" w:ascii="宋体" w:hAnsi="宋体" w:eastAsia="宋体" w:cs="宋体"/>
          <w:sz w:val="24"/>
          <w:lang w:val="en-US" w:eastAsia="zh-CN"/>
        </w:rPr>
        <w:t>模式</w:t>
      </w:r>
      <w:r>
        <w:rPr>
          <w:rFonts w:hint="eastAsia" w:ascii="宋体" w:hAnsi="宋体" w:eastAsia="宋体" w:cs="宋体"/>
          <w:sz w:val="24"/>
          <w:lang w:eastAsia="zh-CN"/>
        </w:rPr>
        <w:t>」</w:t>
      </w:r>
      <w:r>
        <w:rPr>
          <w:rFonts w:hint="eastAsia" w:ascii="宋体" w:hAnsi="宋体" w:eastAsia="宋体" w:cs="宋体"/>
          <w:sz w:val="24"/>
        </w:rPr>
        <w:t>。</w:t>
      </w:r>
    </w:p>
    <w:p w14:paraId="7F2B5E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6F6B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本章将首先系统论证时空与因果的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本质。随后，我们将分析不同的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如何能够建构出截然不同的时空体验，从而为这一论点提供来自物理学和认知科学的佐证。最后，我们将探讨一个更为深邃的问题：当</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无法达成，当</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发生根本性分歧时，会发生什么？这将引出我们对</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（Other Realities）的哲学重构，探讨平行宇宙、高维空间等概念在本理论体系中的全新意义。</w:t>
      </w:r>
    </w:p>
    <w:p w14:paraId="15DDE3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577C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完成这一章的探索，我们将最终完成对整个本体论的构建，为一个动态的、多元的、由观察共同创造的宇宙图景，画上一个暂时的句点。</w:t>
      </w:r>
    </w:p>
    <w:p w14:paraId="62271F3C">
      <w:pPr>
        <w:pStyle w:val="5"/>
        <w:bidi w:val="0"/>
        <w:rPr>
          <w:rFonts w:hint="eastAsia" w:ascii="宋体" w:hAnsi="宋体" w:eastAsia="宋体" w:cs="宋体"/>
        </w:rPr>
      </w:pPr>
      <w:r>
        <w:rPr>
          <w:rFonts w:hint="eastAsia" w:ascii="宋体" w:hAnsi="宋体" w:eastAsia="宋体" w:cs="宋体"/>
        </w:rPr>
        <w:t>时空与因果：作为</w:t>
      </w:r>
      <w:r>
        <w:rPr>
          <w:rFonts w:hint="eastAsia" w:ascii="宋体" w:hAnsi="宋体" w:eastAsia="宋体" w:cs="宋体"/>
          <w:lang w:eastAsia="zh-CN"/>
        </w:rPr>
        <w:t>「</w:t>
      </w:r>
      <w:r>
        <w:rPr>
          <w:rFonts w:hint="eastAsia" w:ascii="宋体" w:hAnsi="宋体" w:eastAsia="宋体" w:cs="宋体"/>
        </w:rPr>
        <w:t>次级建构</w:t>
      </w:r>
      <w:r>
        <w:rPr>
          <w:rFonts w:hint="eastAsia" w:ascii="宋体" w:hAnsi="宋体" w:eastAsia="宋体" w:cs="宋体"/>
          <w:lang w:eastAsia="zh-CN"/>
        </w:rPr>
        <w:t>」</w:t>
      </w:r>
      <w:r>
        <w:rPr>
          <w:rFonts w:hint="eastAsia" w:ascii="宋体" w:hAnsi="宋体" w:eastAsia="宋体" w:cs="宋体"/>
        </w:rPr>
        <w:t>的实在框架</w:t>
      </w:r>
    </w:p>
    <w:p w14:paraId="4CD756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对时空与因果的信念，根植于我们作为宏观生物的日常经验。我们感知到一个三维的、广延的空间，物体在其中占据位置、发生位移。我们体验到一个单向的、均匀流逝的时间，事件在其中依次发生，从过去流向未来。我们坚信，任何结果都有其原因，原因必定发生在结果之前，这种因果链条构成了世界的可理解性。</w:t>
      </w:r>
    </w:p>
    <w:p w14:paraId="0D1D49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663B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然而，这种看似天经地义的框架，在更深层次的审视下，却充满了裂痕。</w:t>
      </w:r>
    </w:p>
    <w:p w14:paraId="04437F09">
      <w:pPr>
        <w:pStyle w:val="6"/>
        <w:bidi w:val="0"/>
        <w:rPr>
          <w:rFonts w:hint="eastAsia" w:ascii="宋体" w:hAnsi="宋体" w:eastAsia="宋体" w:cs="宋体"/>
        </w:rPr>
      </w:pPr>
      <w:r>
        <w:rPr>
          <w:rFonts w:hint="eastAsia" w:ascii="宋体" w:hAnsi="宋体" w:eastAsia="宋体" w:cs="宋体"/>
        </w:rPr>
        <w:t>空间的相对性与关系性</w:t>
      </w:r>
    </w:p>
    <w:p w14:paraId="187766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自牛顿以来，经典物理学将空间视为一个绝对的、不变的、如同一个巨大容器的</w:t>
      </w:r>
      <w:r>
        <w:rPr>
          <w:rFonts w:hint="eastAsia" w:ascii="宋体" w:hAnsi="宋体" w:eastAsia="宋体" w:cs="宋体"/>
          <w:sz w:val="24"/>
          <w:lang w:eastAsia="zh-CN"/>
        </w:rPr>
        <w:t>「</w:t>
      </w:r>
      <w:r>
        <w:rPr>
          <w:rFonts w:hint="eastAsia" w:ascii="宋体" w:hAnsi="宋体" w:eastAsia="宋体" w:cs="宋体"/>
          <w:sz w:val="24"/>
        </w:rPr>
        <w:t>以太</w:t>
      </w:r>
      <w:r>
        <w:rPr>
          <w:rFonts w:hint="eastAsia" w:ascii="宋体" w:hAnsi="宋体" w:eastAsia="宋体" w:cs="宋体"/>
          <w:sz w:val="24"/>
          <w:lang w:eastAsia="zh-CN"/>
        </w:rPr>
        <w:t>」</w:t>
      </w:r>
      <w:r>
        <w:rPr>
          <w:rFonts w:hint="eastAsia" w:ascii="宋体" w:hAnsi="宋体" w:eastAsia="宋体" w:cs="宋体"/>
          <w:sz w:val="24"/>
        </w:rPr>
        <w:t>背景，所有物体都在这个背景中运动。然而，爱因斯坦的相对论彻底颠覆了这一观念。</w:t>
      </w:r>
    </w:p>
    <w:p w14:paraId="09B908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D6FC6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狭义相对论揭示，空间和时间并非相互独立，而是交织成一个统一的四维</w:t>
      </w:r>
      <w:r>
        <w:rPr>
          <w:rFonts w:hint="eastAsia" w:ascii="宋体" w:hAnsi="宋体" w:eastAsia="宋体" w:cs="宋体"/>
          <w:sz w:val="24"/>
          <w:lang w:eastAsia="zh-CN"/>
        </w:rPr>
        <w:t>「</w:t>
      </w:r>
      <w:r>
        <w:rPr>
          <w:rFonts w:hint="eastAsia" w:ascii="宋体" w:hAnsi="宋体" w:eastAsia="宋体" w:cs="宋体"/>
          <w:sz w:val="24"/>
        </w:rPr>
        <w:t>时空流形</w:t>
      </w:r>
      <w:r>
        <w:rPr>
          <w:rFonts w:hint="eastAsia" w:ascii="宋体" w:hAnsi="宋体" w:eastAsia="宋体" w:cs="宋体"/>
          <w:sz w:val="24"/>
          <w:lang w:eastAsia="zh-CN"/>
        </w:rPr>
        <w:t>」</w:t>
      </w:r>
      <w:r>
        <w:rPr>
          <w:rFonts w:hint="eastAsia" w:ascii="宋体" w:hAnsi="宋体" w:eastAsia="宋体" w:cs="宋体"/>
          <w:sz w:val="24"/>
        </w:rPr>
        <w:t>。对空间和时间的测量，不再是绝对的，而是相对于观察者的运动状态而言的。一个高速运动的观察者，会测量到静止观察者所测量的空间发生</w:t>
      </w:r>
      <w:r>
        <w:rPr>
          <w:rFonts w:hint="eastAsia" w:ascii="宋体" w:hAnsi="宋体" w:eastAsia="宋体" w:cs="宋体"/>
          <w:sz w:val="24"/>
          <w:lang w:eastAsia="zh-CN"/>
        </w:rPr>
        <w:t>「</w:t>
      </w:r>
      <w:r>
        <w:rPr>
          <w:rFonts w:hint="eastAsia" w:ascii="宋体" w:hAnsi="宋体" w:eastAsia="宋体" w:cs="宋体"/>
          <w:sz w:val="24"/>
        </w:rPr>
        <w:t>尺缩</w:t>
      </w:r>
      <w:r>
        <w:rPr>
          <w:rFonts w:hint="eastAsia" w:ascii="宋体" w:hAnsi="宋体" w:eastAsia="宋体" w:cs="宋体"/>
          <w:sz w:val="24"/>
          <w:lang w:eastAsia="zh-CN"/>
        </w:rPr>
        <w:t>」</w:t>
      </w:r>
      <w:r>
        <w:rPr>
          <w:rFonts w:hint="eastAsia" w:ascii="宋体" w:hAnsi="宋体" w:eastAsia="宋体" w:cs="宋体"/>
          <w:sz w:val="24"/>
        </w:rPr>
        <w:t>，时间发生</w:t>
      </w:r>
      <w:r>
        <w:rPr>
          <w:rFonts w:hint="eastAsia" w:ascii="宋体" w:hAnsi="宋体" w:eastAsia="宋体" w:cs="宋体"/>
          <w:sz w:val="24"/>
          <w:lang w:eastAsia="zh-CN"/>
        </w:rPr>
        <w:t>「</w:t>
      </w:r>
      <w:r>
        <w:rPr>
          <w:rFonts w:hint="eastAsia" w:ascii="宋体" w:hAnsi="宋体" w:eastAsia="宋体" w:cs="宋体"/>
          <w:sz w:val="24"/>
        </w:rPr>
        <w:t>钟慢</w:t>
      </w:r>
      <w:r>
        <w:rPr>
          <w:rFonts w:hint="eastAsia" w:ascii="宋体" w:hAnsi="宋体" w:eastAsia="宋体" w:cs="宋体"/>
          <w:sz w:val="24"/>
          <w:lang w:eastAsia="zh-CN"/>
        </w:rPr>
        <w:t>」</w:t>
      </w:r>
      <w:r>
        <w:rPr>
          <w:rFonts w:hint="eastAsia" w:ascii="宋体" w:hAnsi="宋体" w:eastAsia="宋体" w:cs="宋体"/>
          <w:sz w:val="24"/>
        </w:rPr>
        <w:t>。这雄辩地证明了，空间并非一个客观的、唯一的背景，而是一个依赖于观察者参照系的、可变的测量结果。</w:t>
      </w:r>
    </w:p>
    <w:p w14:paraId="5908D8EC">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661B7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广义相对论则更进一步，将时空本身</w:t>
      </w:r>
      <w:r>
        <w:rPr>
          <w:rFonts w:hint="eastAsia" w:ascii="宋体" w:hAnsi="宋体" w:eastAsia="宋体" w:cs="宋体"/>
          <w:sz w:val="24"/>
          <w:lang w:eastAsia="zh-CN"/>
        </w:rPr>
        <w:t>「</w:t>
      </w:r>
      <w:r>
        <w:rPr>
          <w:rFonts w:hint="eastAsia" w:ascii="宋体" w:hAnsi="宋体" w:eastAsia="宋体" w:cs="宋体"/>
          <w:sz w:val="24"/>
        </w:rPr>
        <w:t>物质化</w:t>
      </w:r>
      <w:r>
        <w:rPr>
          <w:rFonts w:hint="eastAsia" w:ascii="宋体" w:hAnsi="宋体" w:eastAsia="宋体" w:cs="宋体"/>
          <w:sz w:val="24"/>
          <w:lang w:eastAsia="zh-CN"/>
        </w:rPr>
        <w:t>」</w:t>
      </w:r>
      <w:r>
        <w:rPr>
          <w:rFonts w:hint="eastAsia" w:ascii="宋体" w:hAnsi="宋体" w:eastAsia="宋体" w:cs="宋体"/>
          <w:sz w:val="24"/>
        </w:rPr>
        <w:t>了。它指出，时空的几何结构并非平直的，而是会被物质和能量的存在所</w:t>
      </w:r>
      <w:r>
        <w:rPr>
          <w:rFonts w:hint="eastAsia" w:ascii="宋体" w:hAnsi="宋体" w:eastAsia="宋体" w:cs="宋体"/>
          <w:sz w:val="24"/>
          <w:lang w:eastAsia="zh-CN"/>
        </w:rPr>
        <w:t>「</w:t>
      </w:r>
      <w:r>
        <w:rPr>
          <w:rFonts w:hint="eastAsia" w:ascii="宋体" w:hAnsi="宋体" w:eastAsia="宋体" w:cs="宋体"/>
          <w:sz w:val="24"/>
        </w:rPr>
        <w:t>弯曲</w:t>
      </w:r>
      <w:r>
        <w:rPr>
          <w:rFonts w:hint="eastAsia" w:ascii="宋体" w:hAnsi="宋体" w:eastAsia="宋体" w:cs="宋体"/>
          <w:sz w:val="24"/>
          <w:lang w:eastAsia="zh-CN"/>
        </w:rPr>
        <w:t>」</w:t>
      </w:r>
      <w:r>
        <w:rPr>
          <w:rFonts w:hint="eastAsia" w:ascii="宋体" w:hAnsi="宋体" w:eastAsia="宋体" w:cs="宋体"/>
          <w:sz w:val="24"/>
        </w:rPr>
        <w:t>。引力，不再是牛顿所说的超距作用力，而是物体在弯曲时空中沿</w:t>
      </w:r>
      <w:r>
        <w:rPr>
          <w:rFonts w:hint="eastAsia" w:ascii="宋体" w:hAnsi="宋体" w:eastAsia="宋体" w:cs="宋体"/>
          <w:sz w:val="24"/>
          <w:lang w:eastAsia="zh-CN"/>
        </w:rPr>
        <w:t>「</w:t>
      </w:r>
      <w:r>
        <w:rPr>
          <w:rFonts w:hint="eastAsia" w:ascii="宋体" w:hAnsi="宋体" w:eastAsia="宋体" w:cs="宋体"/>
          <w:sz w:val="24"/>
        </w:rPr>
        <w:t>测地线</w:t>
      </w:r>
      <w:r>
        <w:rPr>
          <w:rFonts w:hint="eastAsia" w:ascii="宋体" w:hAnsi="宋体" w:eastAsia="宋体" w:cs="宋体"/>
          <w:sz w:val="24"/>
          <w:lang w:eastAsia="zh-CN"/>
        </w:rPr>
        <w:t>」</w:t>
      </w:r>
      <w:r>
        <w:rPr>
          <w:rFonts w:hint="eastAsia" w:ascii="宋体" w:hAnsi="宋体" w:eastAsia="宋体" w:cs="宋体"/>
          <w:sz w:val="24"/>
        </w:rPr>
        <w:t>（最短路径）运动的表象。这意味着，时空不再是物质运动的被动舞台，而是与物质深度互动的、动态的参与者。</w:t>
      </w:r>
    </w:p>
    <w:p w14:paraId="52D022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18E85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从本理论体系的视角来看，爱因斯坦的革命性洞见，可以被诠释为：时空结构本身，就是宇宙中所有物质（作为最基本的观察者）之间引力相互作用所达成的一种宏观</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。每一个粒子，都在通过其自身的存在，</w:t>
      </w:r>
      <w:r>
        <w:rPr>
          <w:rFonts w:hint="eastAsia" w:ascii="宋体" w:hAnsi="宋体" w:eastAsia="宋体" w:cs="宋体"/>
          <w:sz w:val="24"/>
          <w:lang w:eastAsia="zh-CN"/>
        </w:rPr>
        <w:t>「</w:t>
      </w:r>
      <w:r>
        <w:rPr>
          <w:rFonts w:hint="eastAsia" w:ascii="宋体" w:hAnsi="宋体" w:eastAsia="宋体" w:cs="宋体"/>
          <w:sz w:val="24"/>
        </w:rPr>
        <w:t>告知</w:t>
      </w:r>
      <w:r>
        <w:rPr>
          <w:rFonts w:hint="eastAsia" w:ascii="宋体" w:hAnsi="宋体" w:eastAsia="宋体" w:cs="宋体"/>
          <w:sz w:val="24"/>
          <w:lang w:eastAsia="zh-CN"/>
        </w:rPr>
        <w:t>」</w:t>
      </w:r>
      <w:r>
        <w:rPr>
          <w:rFonts w:hint="eastAsia" w:ascii="宋体" w:hAnsi="宋体" w:eastAsia="宋体" w:cs="宋体"/>
          <w:sz w:val="24"/>
        </w:rPr>
        <w:t>周围的时空如何弯曲；同时，它又在</w:t>
      </w:r>
      <w:r>
        <w:rPr>
          <w:rFonts w:hint="eastAsia" w:ascii="宋体" w:hAnsi="宋体" w:eastAsia="宋体" w:cs="宋体"/>
          <w:sz w:val="24"/>
          <w:lang w:eastAsia="zh-CN"/>
        </w:rPr>
        <w:t>「</w:t>
      </w:r>
      <w:r>
        <w:rPr>
          <w:rFonts w:hint="eastAsia" w:ascii="宋体" w:hAnsi="宋体" w:eastAsia="宋体" w:cs="宋体"/>
          <w:sz w:val="24"/>
        </w:rPr>
        <w:t>读取</w:t>
      </w:r>
      <w:r>
        <w:rPr>
          <w:rFonts w:hint="eastAsia" w:ascii="宋体" w:hAnsi="宋体" w:eastAsia="宋体" w:cs="宋体"/>
          <w:sz w:val="24"/>
          <w:lang w:eastAsia="zh-CN"/>
        </w:rPr>
        <w:t>」</w:t>
      </w:r>
      <w:r>
        <w:rPr>
          <w:rFonts w:hint="eastAsia" w:ascii="宋体" w:hAnsi="宋体" w:eastAsia="宋体" w:cs="宋体"/>
          <w:sz w:val="24"/>
        </w:rPr>
        <w:t>周围时空的弯曲状态，以决定自己如何运动。空间，因此并非一个</w:t>
      </w:r>
      <w:r>
        <w:rPr>
          <w:rFonts w:hint="eastAsia" w:ascii="宋体" w:hAnsi="宋体" w:eastAsia="宋体" w:cs="宋体"/>
          <w:sz w:val="24"/>
          <w:lang w:eastAsia="zh-CN"/>
        </w:rPr>
        <w:t>「</w:t>
      </w:r>
      <w:r>
        <w:rPr>
          <w:rFonts w:hint="eastAsia" w:ascii="宋体" w:hAnsi="宋体" w:eastAsia="宋体" w:cs="宋体"/>
          <w:sz w:val="24"/>
        </w:rPr>
        <w:t>容器</w:t>
      </w:r>
      <w:r>
        <w:rPr>
          <w:rFonts w:hint="eastAsia" w:ascii="宋体" w:hAnsi="宋体" w:eastAsia="宋体" w:cs="宋体"/>
          <w:sz w:val="24"/>
          <w:lang w:eastAsia="zh-CN"/>
        </w:rPr>
        <w:t>」</w:t>
      </w:r>
      <w:r>
        <w:rPr>
          <w:rFonts w:hint="eastAsia" w:ascii="宋体" w:hAnsi="宋体" w:eastAsia="宋体" w:cs="宋体"/>
          <w:sz w:val="24"/>
        </w:rPr>
        <w:t>，而是一个由无数观察者共同编织的、动态的</w:t>
      </w:r>
      <w:r>
        <w:rPr>
          <w:rFonts w:hint="eastAsia" w:ascii="宋体" w:hAnsi="宋体" w:eastAsia="宋体" w:cs="宋体"/>
          <w:sz w:val="24"/>
          <w:lang w:eastAsia="zh-CN"/>
        </w:rPr>
        <w:t>「</w:t>
      </w:r>
      <w:r>
        <w:rPr>
          <w:rFonts w:hint="eastAsia" w:ascii="宋体" w:hAnsi="宋体" w:eastAsia="宋体" w:cs="宋体"/>
          <w:sz w:val="24"/>
        </w:rPr>
        <w:t>关系网络</w:t>
      </w:r>
      <w:r>
        <w:rPr>
          <w:rFonts w:hint="eastAsia" w:ascii="宋体" w:hAnsi="宋体" w:eastAsia="宋体" w:cs="宋体"/>
          <w:sz w:val="24"/>
          <w:lang w:eastAsia="zh-CN"/>
        </w:rPr>
        <w:t>」</w:t>
      </w:r>
      <w:r>
        <w:rPr>
          <w:rFonts w:hint="eastAsia" w:ascii="宋体" w:hAnsi="宋体" w:eastAsia="宋体" w:cs="宋体"/>
          <w:sz w:val="24"/>
        </w:rPr>
        <w:t>。它的本质是关系性（Relational）的，而非实体性的。</w:t>
      </w:r>
    </w:p>
    <w:p w14:paraId="7CCB196D">
      <w:pPr>
        <w:pStyle w:val="6"/>
        <w:bidi w:val="0"/>
        <w:rPr>
          <w:rFonts w:hint="eastAsia" w:ascii="宋体" w:hAnsi="宋体" w:eastAsia="宋体" w:cs="宋体"/>
        </w:rPr>
      </w:pPr>
      <w:r>
        <w:rPr>
          <w:rFonts w:hint="eastAsia" w:ascii="宋体" w:hAnsi="宋体" w:eastAsia="宋体" w:cs="宋体"/>
        </w:rPr>
        <w:t>时间的幻觉与建构</w:t>
      </w:r>
    </w:p>
    <w:p w14:paraId="40DF95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相比于空间，时间的本质更为神秘和难以捉摸。我们体验到的</w:t>
      </w:r>
      <w:r>
        <w:rPr>
          <w:rFonts w:hint="eastAsia" w:ascii="宋体" w:hAnsi="宋体" w:eastAsia="宋体" w:cs="宋体"/>
          <w:sz w:val="24"/>
          <w:lang w:eastAsia="zh-CN"/>
        </w:rPr>
        <w:t>「</w:t>
      </w:r>
      <w:r>
        <w:rPr>
          <w:rFonts w:hint="eastAsia" w:ascii="宋体" w:hAnsi="宋体" w:eastAsia="宋体" w:cs="宋体"/>
          <w:sz w:val="24"/>
        </w:rPr>
        <w:t>时间之矢</w:t>
      </w:r>
      <w:r>
        <w:rPr>
          <w:rFonts w:hint="eastAsia" w:ascii="宋体" w:hAnsi="宋体" w:eastAsia="宋体" w:cs="宋体"/>
          <w:sz w:val="24"/>
          <w:lang w:eastAsia="zh-CN"/>
        </w:rPr>
        <w:t>」</w:t>
      </w:r>
      <w:r>
        <w:rPr>
          <w:rFonts w:hint="eastAsia" w:ascii="宋体" w:hAnsi="宋体" w:eastAsia="宋体" w:cs="宋体"/>
          <w:sz w:val="24"/>
        </w:rPr>
        <w:t>（Arrow of Time）——从过去流向未来，不可逆转——似乎是宇宙最基本的特征之一。然而，在物理学的基本定律中（无论是牛顿力学、电动力学、相对论还是量子力学），时间几乎是完全对称的。这意味着，这些定律对于时间正向或反向流动，都是同样成立的。一个录像带正放或倒放，其所展现的物理过程都同样是</w:t>
      </w:r>
      <w:r>
        <w:rPr>
          <w:rFonts w:hint="eastAsia" w:ascii="宋体" w:hAnsi="宋体" w:eastAsia="宋体" w:cs="宋体"/>
          <w:sz w:val="24"/>
          <w:lang w:eastAsia="zh-CN"/>
        </w:rPr>
        <w:t>「</w:t>
      </w:r>
      <w:r>
        <w:rPr>
          <w:rFonts w:hint="eastAsia" w:ascii="宋体" w:hAnsi="宋体" w:eastAsia="宋体" w:cs="宋体"/>
          <w:sz w:val="24"/>
        </w:rPr>
        <w:t>合法</w:t>
      </w:r>
      <w:r>
        <w:rPr>
          <w:rFonts w:hint="eastAsia" w:ascii="宋体" w:hAnsi="宋体" w:eastAsia="宋体" w:cs="宋体"/>
          <w:sz w:val="24"/>
          <w:lang w:eastAsia="zh-CN"/>
        </w:rPr>
        <w:t>」</w:t>
      </w:r>
      <w:r>
        <w:rPr>
          <w:rFonts w:hint="eastAsia" w:ascii="宋体" w:hAnsi="宋体" w:eastAsia="宋体" w:cs="宋体"/>
          <w:sz w:val="24"/>
        </w:rPr>
        <w:t>的。</w:t>
      </w:r>
    </w:p>
    <w:p w14:paraId="219C59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24C1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那么，我们强烈的、不可逆的时间感，究竟从何而来？</w:t>
      </w:r>
    </w:p>
    <w:p w14:paraId="7D48D2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AF65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物理学上最主流的解释是热力学第二定律，即在一个孤立系统中，熵（无序度）总是趋向于增加。宇宙从一个低熵的、有序的初始状态（大爆炸），向一个高熵的、无序的未来状态（热寂）演化，这个宏观的、统计性的趋势，定义了时间的方向。</w:t>
      </w:r>
    </w:p>
    <w:p w14:paraId="12B106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61C6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从我们的哲学视角来看，这个解释可以被进一步深化。所谓的</w:t>
      </w:r>
      <w:r>
        <w:rPr>
          <w:rFonts w:hint="eastAsia" w:ascii="宋体" w:hAnsi="宋体" w:eastAsia="宋体" w:cs="宋体"/>
          <w:sz w:val="24"/>
          <w:lang w:eastAsia="zh-CN"/>
        </w:rPr>
        <w:t>「</w:t>
      </w:r>
      <w:r>
        <w:rPr>
          <w:rFonts w:hint="eastAsia" w:ascii="宋体" w:hAnsi="宋体" w:eastAsia="宋体" w:cs="宋体"/>
          <w:sz w:val="24"/>
        </w:rPr>
        <w:t>熵增</w:t>
      </w:r>
      <w:r>
        <w:rPr>
          <w:rFonts w:hint="eastAsia" w:ascii="宋体" w:hAnsi="宋体" w:eastAsia="宋体" w:cs="宋体"/>
          <w:sz w:val="24"/>
          <w:lang w:eastAsia="zh-CN"/>
        </w:rPr>
        <w:t>」</w:t>
      </w:r>
      <w:r>
        <w:rPr>
          <w:rFonts w:hint="eastAsia" w:ascii="宋体" w:hAnsi="宋体" w:eastAsia="宋体" w:cs="宋体"/>
          <w:sz w:val="24"/>
        </w:rPr>
        <w:t>，本质上是系统从一个可能性较少的状态（所有粒子都集中在一个小区域，可能性分布很窄），演化到一个可能性更多的状态（粒子均匀分布在整个空间，可能性分布很宽）。而我们作为记忆性观察者（Memory-bearing Observers），恰恰是以这种可能性的展开过程来定义时间的。</w:t>
      </w:r>
    </w:p>
    <w:p w14:paraId="7196C1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7B27A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rPr>
        <w:t>过去</w:t>
      </w:r>
      <w:r>
        <w:rPr>
          <w:rFonts w:hint="eastAsia" w:ascii="宋体" w:hAnsi="宋体" w:eastAsia="宋体" w:cs="宋体"/>
          <w:sz w:val="24"/>
          <w:lang w:eastAsia="zh-CN"/>
        </w:rPr>
        <w:t>」</w:t>
      </w:r>
      <w:r>
        <w:rPr>
          <w:rFonts w:hint="eastAsia" w:ascii="宋体" w:hAnsi="宋体" w:eastAsia="宋体" w:cs="宋体"/>
          <w:sz w:val="24"/>
        </w:rPr>
        <w:t>，是我们记忆中那些已经被</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的、确定了的事件集合。它们是可能性坍缩后的</w:t>
      </w:r>
      <w:r>
        <w:rPr>
          <w:rFonts w:hint="eastAsia" w:ascii="宋体" w:hAnsi="宋体" w:eastAsia="宋体" w:cs="宋体"/>
          <w:sz w:val="24"/>
          <w:lang w:eastAsia="zh-CN"/>
        </w:rPr>
        <w:t>「</w:t>
      </w:r>
      <w:r>
        <w:rPr>
          <w:rFonts w:hint="eastAsia" w:ascii="宋体" w:hAnsi="宋体" w:eastAsia="宋体" w:cs="宋体"/>
          <w:sz w:val="24"/>
        </w:rPr>
        <w:t>历史记录</w:t>
      </w:r>
      <w:r>
        <w:rPr>
          <w:rFonts w:hint="eastAsia" w:ascii="宋体" w:hAnsi="宋体" w:eastAsia="宋体" w:cs="宋体"/>
          <w:sz w:val="24"/>
          <w:lang w:eastAsia="zh-CN"/>
        </w:rPr>
        <w:t>」</w:t>
      </w:r>
      <w:r>
        <w:rPr>
          <w:rFonts w:hint="eastAsia" w:ascii="宋体" w:hAnsi="宋体" w:eastAsia="宋体" w:cs="宋体"/>
          <w:sz w:val="24"/>
        </w:rPr>
        <w:t>。</w:t>
      </w:r>
    </w:p>
    <w:p w14:paraId="4709E40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rPr>
        <w:t>现在</w:t>
      </w:r>
      <w:r>
        <w:rPr>
          <w:rFonts w:hint="eastAsia" w:ascii="宋体" w:hAnsi="宋体" w:eastAsia="宋体" w:cs="宋体"/>
          <w:sz w:val="24"/>
          <w:lang w:eastAsia="zh-CN"/>
        </w:rPr>
        <w:t>」</w:t>
      </w:r>
      <w:r>
        <w:rPr>
          <w:rFonts w:hint="eastAsia" w:ascii="宋体" w:hAnsi="宋体" w:eastAsia="宋体" w:cs="宋体"/>
          <w:sz w:val="24"/>
        </w:rPr>
        <w:t>，是我们意识焦点所在的、正在发生</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的那个瞬间。它是可能性正在转化为现实的</w:t>
      </w:r>
      <w:r>
        <w:rPr>
          <w:rFonts w:hint="eastAsia" w:ascii="宋体" w:hAnsi="宋体" w:eastAsia="宋体" w:cs="宋体"/>
          <w:sz w:val="24"/>
          <w:lang w:eastAsia="zh-CN"/>
        </w:rPr>
        <w:t>「</w:t>
      </w:r>
      <w:r>
        <w:rPr>
          <w:rFonts w:hint="eastAsia" w:ascii="宋体" w:hAnsi="宋体" w:eastAsia="宋体" w:cs="宋体"/>
          <w:sz w:val="24"/>
        </w:rPr>
        <w:t>界面</w:t>
      </w:r>
      <w:r>
        <w:rPr>
          <w:rFonts w:hint="eastAsia" w:ascii="宋体" w:hAnsi="宋体" w:eastAsia="宋体" w:cs="宋体"/>
          <w:sz w:val="24"/>
          <w:lang w:eastAsia="zh-CN"/>
        </w:rPr>
        <w:t>」</w:t>
      </w:r>
      <w:r>
        <w:rPr>
          <w:rFonts w:hint="eastAsia" w:ascii="宋体" w:hAnsi="宋体" w:eastAsia="宋体" w:cs="宋体"/>
          <w:sz w:val="24"/>
        </w:rPr>
        <w:t>。</w:t>
      </w:r>
    </w:p>
    <w:p w14:paraId="0F19B91A">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未来</w:t>
      </w:r>
      <w:r>
        <w:rPr>
          <w:rFonts w:hint="eastAsia" w:ascii="宋体" w:hAnsi="宋体" w:eastAsia="宋体" w:cs="宋体"/>
          <w:sz w:val="24"/>
          <w:lang w:eastAsia="zh-CN"/>
        </w:rPr>
        <w:t>」</w:t>
      </w:r>
      <w:r>
        <w:rPr>
          <w:rFonts w:hint="eastAsia" w:ascii="宋体" w:hAnsi="宋体" w:eastAsia="宋体" w:cs="宋体"/>
          <w:sz w:val="24"/>
        </w:rPr>
        <w:t>，则是尚未被收敛的、开放的可能性空间。</w:t>
      </w:r>
    </w:p>
    <w:p w14:paraId="4FF791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62BB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因此，人类体验到的线性时间感，是我们这种具有记忆和预期的、特定层级的意识，处理</w:t>
      </w:r>
      <w:r>
        <w:rPr>
          <w:rFonts w:hint="eastAsia" w:ascii="宋体" w:hAnsi="宋体" w:eastAsia="宋体" w:cs="宋体"/>
          <w:sz w:val="24"/>
          <w:lang w:eastAsia="zh-CN"/>
        </w:rPr>
        <w:t>「</w:t>
      </w:r>
      <w:r>
        <w:rPr>
          <w:rFonts w:hint="eastAsia" w:ascii="宋体" w:hAnsi="宋体" w:eastAsia="宋体" w:cs="宋体"/>
          <w:sz w:val="24"/>
        </w:rPr>
        <w:t>可能性收敛序列</w:t>
      </w:r>
      <w:r>
        <w:rPr>
          <w:rFonts w:hint="eastAsia" w:ascii="宋体" w:hAnsi="宋体" w:eastAsia="宋体" w:cs="宋体"/>
          <w:sz w:val="24"/>
          <w:lang w:eastAsia="zh-CN"/>
        </w:rPr>
        <w:t>」</w:t>
      </w:r>
      <w:r>
        <w:rPr>
          <w:rFonts w:hint="eastAsia" w:ascii="宋体" w:hAnsi="宋体" w:eastAsia="宋体" w:cs="宋体"/>
          <w:sz w:val="24"/>
        </w:rPr>
        <w:t>的一种认知模式。 它并非宇宙的内在属性，而是我们为了在世界上有效行动而演化出的一种</w:t>
      </w:r>
      <w:r>
        <w:rPr>
          <w:rFonts w:hint="eastAsia" w:ascii="宋体" w:hAnsi="宋体" w:eastAsia="宋体" w:cs="宋体"/>
          <w:sz w:val="24"/>
          <w:lang w:eastAsia="zh-CN"/>
        </w:rPr>
        <w:t>「</w:t>
      </w:r>
      <w:r>
        <w:rPr>
          <w:rFonts w:hint="eastAsia" w:ascii="宋体" w:hAnsi="宋体" w:eastAsia="宋体" w:cs="宋体"/>
          <w:sz w:val="24"/>
        </w:rPr>
        <w:t>数据处理</w:t>
      </w:r>
      <w:r>
        <w:rPr>
          <w:rFonts w:hint="eastAsia" w:ascii="宋体" w:hAnsi="宋体" w:eastAsia="宋体" w:cs="宋体"/>
          <w:sz w:val="24"/>
          <w:lang w:val="en-US" w:eastAsia="zh-CN"/>
        </w:rPr>
        <w:t>模式</w:t>
      </w:r>
      <w:r>
        <w:rPr>
          <w:rFonts w:hint="eastAsia" w:ascii="宋体" w:hAnsi="宋体" w:eastAsia="宋体" w:cs="宋体"/>
          <w:sz w:val="24"/>
          <w:lang w:eastAsia="zh-CN"/>
        </w:rPr>
        <w:t>」</w:t>
      </w:r>
      <w:r>
        <w:rPr>
          <w:rFonts w:hint="eastAsia" w:ascii="宋体" w:hAnsi="宋体" w:eastAsia="宋体" w:cs="宋体"/>
          <w:sz w:val="24"/>
        </w:rPr>
        <w:t>。我们通过将离散的</w:t>
      </w:r>
      <w:r>
        <w:rPr>
          <w:rFonts w:hint="eastAsia" w:ascii="宋体" w:hAnsi="宋体" w:eastAsia="宋体" w:cs="宋体"/>
          <w:sz w:val="24"/>
          <w:lang w:eastAsia="zh-CN"/>
        </w:rPr>
        <w:t>「</w:t>
      </w:r>
      <w:r>
        <w:rPr>
          <w:rFonts w:hint="eastAsia" w:ascii="宋体" w:hAnsi="宋体" w:eastAsia="宋体" w:cs="宋体"/>
          <w:sz w:val="24"/>
        </w:rPr>
        <w:t>可能性快照</w:t>
      </w:r>
      <w:r>
        <w:rPr>
          <w:rFonts w:hint="eastAsia" w:ascii="宋体" w:hAnsi="宋体" w:eastAsia="宋体" w:cs="宋体"/>
          <w:sz w:val="24"/>
          <w:lang w:eastAsia="zh-CN"/>
        </w:rPr>
        <w:t>」</w:t>
      </w:r>
      <w:r>
        <w:rPr>
          <w:rFonts w:hint="eastAsia" w:ascii="宋体" w:hAnsi="宋体" w:eastAsia="宋体" w:cs="宋体"/>
          <w:sz w:val="24"/>
        </w:rPr>
        <w:t>（一个个</w:t>
      </w:r>
      <w:r>
        <w:rPr>
          <w:rFonts w:hint="eastAsia" w:ascii="宋体" w:hAnsi="宋体" w:eastAsia="宋体" w:cs="宋体"/>
          <w:sz w:val="24"/>
          <w:lang w:eastAsia="zh-CN"/>
        </w:rPr>
        <w:t>「</w:t>
      </w:r>
      <w:r>
        <w:rPr>
          <w:rFonts w:hint="eastAsia" w:ascii="宋体" w:hAnsi="宋体" w:eastAsia="宋体" w:cs="宋体"/>
          <w:sz w:val="24"/>
        </w:rPr>
        <w:t>当下</w:t>
      </w:r>
      <w:r>
        <w:rPr>
          <w:rFonts w:hint="eastAsia" w:ascii="宋体" w:hAnsi="宋体" w:eastAsia="宋体" w:cs="宋体"/>
          <w:sz w:val="24"/>
          <w:lang w:eastAsia="zh-CN"/>
        </w:rPr>
        <w:t>」</w:t>
      </w:r>
      <w:r>
        <w:rPr>
          <w:rFonts w:hint="eastAsia" w:ascii="宋体" w:hAnsi="宋体" w:eastAsia="宋体" w:cs="宋体"/>
          <w:sz w:val="24"/>
        </w:rPr>
        <w:t>的收敛事件）串联起来，并赋予其不可逆的序列感，从而建构出了一个稳定、有序、可预测的世界模型。</w:t>
      </w:r>
    </w:p>
    <w:p w14:paraId="67906F10">
      <w:pPr>
        <w:pStyle w:val="6"/>
        <w:bidi w:val="0"/>
        <w:rPr>
          <w:rFonts w:hint="eastAsia" w:ascii="宋体" w:hAnsi="宋体" w:eastAsia="宋体" w:cs="宋体"/>
        </w:rPr>
      </w:pPr>
      <w:r>
        <w:rPr>
          <w:rFonts w:hint="eastAsia" w:ascii="宋体" w:hAnsi="宋体" w:eastAsia="宋体" w:cs="宋体"/>
        </w:rPr>
        <w:t>因果的统计性与观察者依赖</w:t>
      </w:r>
    </w:p>
    <w:p w14:paraId="248E9C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因果律是我们进行科学探索和日常推理的基石。我们相信</w:t>
      </w:r>
      <w:r>
        <w:rPr>
          <w:rFonts w:hint="eastAsia" w:ascii="宋体" w:hAnsi="宋体" w:eastAsia="宋体" w:cs="宋体"/>
          <w:sz w:val="24"/>
          <w:lang w:eastAsia="zh-CN"/>
        </w:rPr>
        <w:t>「</w:t>
      </w:r>
      <w:r>
        <w:rPr>
          <w:rFonts w:hint="eastAsia" w:ascii="宋体" w:hAnsi="宋体" w:eastAsia="宋体" w:cs="宋体"/>
          <w:sz w:val="24"/>
        </w:rPr>
        <w:t>A导致B</w:t>
      </w:r>
      <w:r>
        <w:rPr>
          <w:rFonts w:hint="eastAsia" w:ascii="宋体" w:hAnsi="宋体" w:eastAsia="宋体" w:cs="宋体"/>
          <w:sz w:val="24"/>
          <w:lang w:eastAsia="zh-CN"/>
        </w:rPr>
        <w:t>」</w:t>
      </w:r>
      <w:r>
        <w:rPr>
          <w:rFonts w:hint="eastAsia" w:ascii="宋体" w:hAnsi="宋体" w:eastAsia="宋体" w:cs="宋体"/>
          <w:sz w:val="24"/>
        </w:rPr>
        <w:t>，意味着A是B发生的充分或必要条件，且A必须在时间上先于B。然而，休谟早已深刻地指出，我们从未真正</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到因果关系本身，我们观察到的只是事件A和事件B的</w:t>
      </w:r>
      <w:r>
        <w:rPr>
          <w:rFonts w:hint="eastAsia" w:ascii="宋体" w:hAnsi="宋体" w:eastAsia="宋体" w:cs="宋体"/>
          <w:sz w:val="24"/>
          <w:lang w:eastAsia="zh-CN"/>
        </w:rPr>
        <w:t>「</w:t>
      </w:r>
      <w:r>
        <w:rPr>
          <w:rFonts w:hint="eastAsia" w:ascii="宋体" w:hAnsi="宋体" w:eastAsia="宋体" w:cs="宋体"/>
          <w:sz w:val="24"/>
        </w:rPr>
        <w:t>恒常连结</w:t>
      </w:r>
      <w:r>
        <w:rPr>
          <w:rFonts w:hint="eastAsia" w:ascii="宋体" w:hAnsi="宋体" w:eastAsia="宋体" w:cs="宋体"/>
          <w:sz w:val="24"/>
          <w:lang w:eastAsia="zh-CN"/>
        </w:rPr>
        <w:t>」</w:t>
      </w:r>
      <w:r>
        <w:rPr>
          <w:rFonts w:hint="eastAsia" w:ascii="宋体" w:hAnsi="宋体" w:eastAsia="宋体" w:cs="宋体"/>
          <w:sz w:val="24"/>
        </w:rPr>
        <w:t>（Constant Conjunction）。因果性，是我们内心的一种</w:t>
      </w:r>
      <w:r>
        <w:rPr>
          <w:rFonts w:hint="eastAsia" w:ascii="宋体" w:hAnsi="宋体" w:eastAsia="宋体" w:cs="宋体"/>
          <w:sz w:val="24"/>
          <w:lang w:eastAsia="zh-CN"/>
        </w:rPr>
        <w:t>「</w:t>
      </w:r>
      <w:r>
        <w:rPr>
          <w:rFonts w:hint="eastAsia" w:ascii="宋体" w:hAnsi="宋体" w:eastAsia="宋体" w:cs="宋体"/>
          <w:sz w:val="24"/>
        </w:rPr>
        <w:t>习惯性联想</w:t>
      </w:r>
      <w:r>
        <w:rPr>
          <w:rFonts w:hint="eastAsia" w:ascii="宋体" w:hAnsi="宋体" w:eastAsia="宋体" w:cs="宋体"/>
          <w:sz w:val="24"/>
          <w:lang w:eastAsia="zh-CN"/>
        </w:rPr>
        <w:t>」</w:t>
      </w:r>
      <w:r>
        <w:rPr>
          <w:rFonts w:hint="eastAsia" w:ascii="宋体" w:hAnsi="宋体" w:eastAsia="宋体" w:cs="宋体"/>
          <w:sz w:val="24"/>
        </w:rPr>
        <w:t>。</w:t>
      </w:r>
    </w:p>
    <w:p w14:paraId="2AF8C6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5B90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量子力学的出现，更是从根本上动摇了经典因果律的地位。在微观世界，事件的发生本质上是概率性的，而非决定论的。我们无法精确预测一个放射性原子核将在何时衰变，我们只能给出一个概率（半衰期）。这意味着，在最深层面，不存在一个严格的</w:t>
      </w:r>
      <w:r>
        <w:rPr>
          <w:rFonts w:hint="eastAsia" w:ascii="宋体" w:hAnsi="宋体" w:eastAsia="宋体" w:cs="宋体"/>
          <w:sz w:val="24"/>
          <w:lang w:eastAsia="zh-CN"/>
        </w:rPr>
        <w:t>「</w:t>
      </w:r>
      <w:r>
        <w:rPr>
          <w:rFonts w:hint="eastAsia" w:ascii="宋体" w:hAnsi="宋体" w:eastAsia="宋体" w:cs="宋体"/>
          <w:sz w:val="24"/>
        </w:rPr>
        <w:t>原因</w:t>
      </w:r>
      <w:r>
        <w:rPr>
          <w:rFonts w:hint="eastAsia" w:ascii="宋体" w:hAnsi="宋体" w:eastAsia="宋体" w:cs="宋体"/>
          <w:sz w:val="24"/>
          <w:lang w:eastAsia="zh-CN"/>
        </w:rPr>
        <w:t>」</w:t>
      </w:r>
      <w:r>
        <w:rPr>
          <w:rFonts w:hint="eastAsia" w:ascii="宋体" w:hAnsi="宋体" w:eastAsia="宋体" w:cs="宋体"/>
          <w:sz w:val="24"/>
        </w:rPr>
        <w:t>去</w:t>
      </w:r>
      <w:r>
        <w:rPr>
          <w:rFonts w:hint="eastAsia" w:ascii="宋体" w:hAnsi="宋体" w:eastAsia="宋体" w:cs="宋体"/>
          <w:sz w:val="24"/>
          <w:lang w:eastAsia="zh-CN"/>
        </w:rPr>
        <w:t>「</w:t>
      </w:r>
      <w:r>
        <w:rPr>
          <w:rFonts w:hint="eastAsia" w:ascii="宋体" w:hAnsi="宋体" w:eastAsia="宋体" w:cs="宋体"/>
          <w:sz w:val="24"/>
        </w:rPr>
        <w:t>决定</w:t>
      </w:r>
      <w:r>
        <w:rPr>
          <w:rFonts w:hint="eastAsia" w:ascii="宋体" w:hAnsi="宋体" w:eastAsia="宋体" w:cs="宋体"/>
          <w:sz w:val="24"/>
          <w:lang w:eastAsia="zh-CN"/>
        </w:rPr>
        <w:t>」</w:t>
      </w:r>
      <w:r>
        <w:rPr>
          <w:rFonts w:hint="eastAsia" w:ascii="宋体" w:hAnsi="宋体" w:eastAsia="宋体" w:cs="宋体"/>
          <w:sz w:val="24"/>
        </w:rPr>
        <w:t>衰变这个</w:t>
      </w:r>
      <w:r>
        <w:rPr>
          <w:rFonts w:hint="eastAsia" w:ascii="宋体" w:hAnsi="宋体" w:eastAsia="宋体" w:cs="宋体"/>
          <w:sz w:val="24"/>
          <w:lang w:eastAsia="zh-CN"/>
        </w:rPr>
        <w:t>「</w:t>
      </w:r>
      <w:r>
        <w:rPr>
          <w:rFonts w:hint="eastAsia" w:ascii="宋体" w:hAnsi="宋体" w:eastAsia="宋体" w:cs="宋体"/>
          <w:sz w:val="24"/>
        </w:rPr>
        <w:t>结果</w:t>
      </w:r>
      <w:r>
        <w:rPr>
          <w:rFonts w:hint="eastAsia" w:ascii="宋体" w:hAnsi="宋体" w:eastAsia="宋体" w:cs="宋体"/>
          <w:sz w:val="24"/>
          <w:lang w:eastAsia="zh-CN"/>
        </w:rPr>
        <w:t>」</w:t>
      </w:r>
      <w:r>
        <w:rPr>
          <w:rFonts w:hint="eastAsia" w:ascii="宋体" w:hAnsi="宋体" w:eastAsia="宋体" w:cs="宋体"/>
          <w:sz w:val="24"/>
        </w:rPr>
        <w:t>在特定时刻发生。</w:t>
      </w:r>
    </w:p>
    <w:p w14:paraId="541B9E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6FE1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从本理论体系来看，宏观世界中看似牢不可破的因果律，是大量微观概率性事件在宏观尺度上呈现出的、极其稳定的</w:t>
      </w:r>
      <w:r>
        <w:rPr>
          <w:rFonts w:hint="eastAsia" w:ascii="宋体" w:hAnsi="宋体" w:eastAsia="宋体" w:cs="宋体"/>
          <w:sz w:val="24"/>
          <w:lang w:eastAsia="zh-CN"/>
        </w:rPr>
        <w:t>「</w:t>
      </w:r>
      <w:r>
        <w:rPr>
          <w:rFonts w:hint="eastAsia" w:ascii="宋体" w:hAnsi="宋体" w:eastAsia="宋体" w:cs="宋体"/>
          <w:sz w:val="24"/>
        </w:rPr>
        <w:t>统计学效应</w:t>
      </w:r>
      <w:r>
        <w:rPr>
          <w:rFonts w:hint="eastAsia" w:ascii="宋体" w:hAnsi="宋体" w:eastAsia="宋体" w:cs="宋体"/>
          <w:sz w:val="24"/>
          <w:lang w:eastAsia="zh-CN"/>
        </w:rPr>
        <w:t>」</w:t>
      </w:r>
      <w:r>
        <w:rPr>
          <w:rFonts w:hint="eastAsia" w:ascii="宋体" w:hAnsi="宋体" w:eastAsia="宋体" w:cs="宋体"/>
          <w:sz w:val="24"/>
        </w:rPr>
        <w:t>。它是一种从无数随机性中涌现出的、高度可靠的</w:t>
      </w:r>
      <w:r>
        <w:rPr>
          <w:rFonts w:hint="eastAsia" w:ascii="宋体" w:hAnsi="宋体" w:eastAsia="宋体" w:cs="宋体"/>
          <w:sz w:val="24"/>
          <w:lang w:eastAsia="zh-CN"/>
        </w:rPr>
        <w:t>「</w:t>
      </w:r>
      <w:r>
        <w:rPr>
          <w:rFonts w:hint="eastAsia" w:ascii="宋体" w:hAnsi="宋体" w:eastAsia="宋体" w:cs="宋体"/>
          <w:sz w:val="24"/>
        </w:rPr>
        <w:t>模式</w:t>
      </w:r>
      <w:r>
        <w:rPr>
          <w:rFonts w:hint="eastAsia" w:ascii="宋体" w:hAnsi="宋体" w:eastAsia="宋体" w:cs="宋体"/>
          <w:sz w:val="24"/>
          <w:lang w:eastAsia="zh-CN"/>
        </w:rPr>
        <w:t>」</w:t>
      </w:r>
      <w:r>
        <w:rPr>
          <w:rFonts w:hint="eastAsia" w:ascii="宋体" w:hAnsi="宋体" w:eastAsia="宋体" w:cs="宋体"/>
          <w:sz w:val="24"/>
        </w:rPr>
        <w:t>。</w:t>
      </w:r>
    </w:p>
    <w:p w14:paraId="3BE31B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4977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更进一步，因果关系的认定，本身就深刻地依赖于观察者的描述层级和认知框架。</w:t>
      </w:r>
    </w:p>
    <w:p w14:paraId="6B7A730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对于一个医生来说，病毒感染是导致肺炎的原因。</w:t>
      </w:r>
    </w:p>
    <w:p w14:paraId="456755EB">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对于一个分子生物学家来说，病毒RNA的复制和宿主细胞的免疫反应才是原因。</w:t>
      </w:r>
    </w:p>
    <w:p w14:paraId="4C7A1B66">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对于一个社会学家来说，贫困、卫生条件差和医疗资源不均，可能是导致大规模肺炎爆发的更深层原因。</w:t>
      </w:r>
    </w:p>
    <w:p w14:paraId="6FAD07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4AD37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哪个是</w:t>
      </w:r>
      <w:r>
        <w:rPr>
          <w:rFonts w:hint="eastAsia" w:ascii="宋体" w:hAnsi="宋体" w:eastAsia="宋体" w:cs="宋体"/>
          <w:sz w:val="24"/>
          <w:lang w:eastAsia="zh-CN"/>
        </w:rPr>
        <w:t>「</w:t>
      </w:r>
      <w:r>
        <w:rPr>
          <w:rFonts w:hint="eastAsia" w:ascii="宋体" w:hAnsi="宋体" w:eastAsia="宋体" w:cs="宋体"/>
          <w:sz w:val="24"/>
        </w:rPr>
        <w:t>真正</w:t>
      </w:r>
      <w:r>
        <w:rPr>
          <w:rFonts w:hint="eastAsia" w:ascii="宋体" w:hAnsi="宋体" w:eastAsia="宋体" w:cs="宋体"/>
          <w:sz w:val="24"/>
          <w:lang w:eastAsia="zh-CN"/>
        </w:rPr>
        <w:t>」</w:t>
      </w:r>
      <w:r>
        <w:rPr>
          <w:rFonts w:hint="eastAsia" w:ascii="宋体" w:hAnsi="宋体" w:eastAsia="宋体" w:cs="宋体"/>
          <w:sz w:val="24"/>
        </w:rPr>
        <w:t>的原因？答案是：它们都是。每一个都是在特定</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层级上，对复杂现实网络进行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后得到的、有效的因果叙事。因果律，因此并非一条客观存在的、唯一的链条，而是观察者为了理解和干预世界，从无限复杂的相互关联中，主动</w:t>
      </w:r>
      <w:r>
        <w:rPr>
          <w:rFonts w:hint="eastAsia" w:ascii="宋体" w:hAnsi="宋体" w:eastAsia="宋体" w:cs="宋体"/>
          <w:sz w:val="24"/>
          <w:lang w:eastAsia="zh-CN"/>
        </w:rPr>
        <w:t>「</w:t>
      </w:r>
      <w:r>
        <w:rPr>
          <w:rFonts w:hint="eastAsia" w:ascii="宋体" w:hAnsi="宋体" w:eastAsia="宋体" w:cs="宋体"/>
          <w:sz w:val="24"/>
        </w:rPr>
        <w:t>切割</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建构</w:t>
      </w:r>
      <w:r>
        <w:rPr>
          <w:rFonts w:hint="eastAsia" w:ascii="宋体" w:hAnsi="宋体" w:eastAsia="宋体" w:cs="宋体"/>
          <w:sz w:val="24"/>
          <w:lang w:eastAsia="zh-CN"/>
        </w:rPr>
        <w:t>」</w:t>
      </w:r>
      <w:r>
        <w:rPr>
          <w:rFonts w:hint="eastAsia" w:ascii="宋体" w:hAnsi="宋体" w:eastAsia="宋体" w:cs="宋体"/>
          <w:sz w:val="24"/>
        </w:rPr>
        <w:t>出的一条条线性叙事路径。</w:t>
      </w:r>
    </w:p>
    <w:p w14:paraId="135755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20B8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综上所述，时空与因果，这些我们实在观的基石，并非先于观察的、绝对的</w:t>
      </w:r>
      <w:r>
        <w:rPr>
          <w:rFonts w:hint="eastAsia" w:ascii="宋体" w:hAnsi="宋体" w:eastAsia="宋体" w:cs="宋体"/>
          <w:sz w:val="24"/>
          <w:lang w:eastAsia="zh-CN"/>
        </w:rPr>
        <w:t>「</w:t>
      </w:r>
      <w:r>
        <w:rPr>
          <w:rFonts w:hint="eastAsia" w:ascii="宋体" w:hAnsi="宋体" w:eastAsia="宋体" w:cs="宋体"/>
          <w:sz w:val="24"/>
        </w:rPr>
        <w:t>容器</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规则</w:t>
      </w:r>
      <w:r>
        <w:rPr>
          <w:rFonts w:hint="eastAsia" w:ascii="宋体" w:hAnsi="宋体" w:eastAsia="宋体" w:cs="宋体"/>
          <w:sz w:val="24"/>
          <w:lang w:eastAsia="zh-CN"/>
        </w:rPr>
        <w:t>」</w:t>
      </w:r>
      <w:r>
        <w:rPr>
          <w:rFonts w:hint="eastAsia" w:ascii="宋体" w:hAnsi="宋体" w:eastAsia="宋体" w:cs="宋体"/>
          <w:sz w:val="24"/>
        </w:rPr>
        <w:t>。它们是宇宙中无数观察者，通过持续的相互作用和信息交换，共同建构出的、极其成功的、用于组织和稳定现实的</w:t>
      </w:r>
      <w:r>
        <w:rPr>
          <w:rFonts w:hint="eastAsia" w:ascii="宋体" w:hAnsi="宋体" w:eastAsia="宋体" w:cs="宋体"/>
          <w:sz w:val="24"/>
          <w:lang w:eastAsia="zh-CN"/>
        </w:rPr>
        <w:t>「</w:t>
      </w:r>
      <w:r>
        <w:rPr>
          <w:rFonts w:hint="eastAsia" w:ascii="宋体" w:hAnsi="宋体" w:eastAsia="宋体" w:cs="宋体"/>
          <w:sz w:val="24"/>
        </w:rPr>
        <w:t>操作系统</w:t>
      </w:r>
      <w:r>
        <w:rPr>
          <w:rFonts w:hint="eastAsia" w:ascii="宋体" w:hAnsi="宋体" w:eastAsia="宋体" w:cs="宋体"/>
          <w:sz w:val="24"/>
          <w:lang w:eastAsia="zh-CN"/>
        </w:rPr>
        <w:t>」</w:t>
      </w:r>
      <w:r>
        <w:rPr>
          <w:rFonts w:hint="eastAsia" w:ascii="宋体" w:hAnsi="宋体" w:eastAsia="宋体" w:cs="宋体"/>
          <w:sz w:val="24"/>
        </w:rPr>
        <w:t>。它们是</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在经历了最根本、最普遍的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之后，所涌现出的第一层、也是最稳固的</w:t>
      </w:r>
      <w:r>
        <w:rPr>
          <w:rFonts w:hint="eastAsia" w:ascii="宋体" w:hAnsi="宋体" w:eastAsia="宋体" w:cs="宋体"/>
          <w:sz w:val="24"/>
          <w:lang w:eastAsia="zh-CN"/>
        </w:rPr>
        <w:t>「</w:t>
      </w:r>
      <w:r>
        <w:rPr>
          <w:rFonts w:hint="eastAsia" w:ascii="宋体" w:hAnsi="宋体" w:eastAsia="宋体" w:cs="宋体"/>
          <w:sz w:val="24"/>
        </w:rPr>
        <w:t>宏观结构</w:t>
      </w:r>
      <w:r>
        <w:rPr>
          <w:rFonts w:hint="eastAsia" w:ascii="宋体" w:hAnsi="宋体" w:eastAsia="宋体" w:cs="宋体"/>
          <w:sz w:val="24"/>
          <w:lang w:eastAsia="zh-CN"/>
        </w:rPr>
        <w:t>」</w:t>
      </w:r>
      <w:r>
        <w:rPr>
          <w:rFonts w:hint="eastAsia" w:ascii="宋体" w:hAnsi="宋体" w:eastAsia="宋体" w:cs="宋体"/>
          <w:sz w:val="24"/>
        </w:rPr>
        <w:t>。</w:t>
      </w:r>
    </w:p>
    <w:p w14:paraId="320CA787">
      <w:pPr>
        <w:pStyle w:val="5"/>
        <w:bidi w:val="0"/>
        <w:rPr>
          <w:rFonts w:hint="eastAsia" w:ascii="宋体" w:hAnsi="宋体" w:eastAsia="宋体" w:cs="宋体"/>
        </w:rPr>
      </w:pPr>
      <w:r>
        <w:rPr>
          <w:rFonts w:hint="eastAsia" w:ascii="宋体" w:hAnsi="宋体" w:eastAsia="宋体" w:cs="宋体"/>
        </w:rPr>
        <w:t>不同观察模式下的时空建构</w:t>
      </w:r>
    </w:p>
    <w:p w14:paraId="7101CE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如果时空与因果是</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，那么一个直接的推论就是：不同的观察模式，应该能够建构出不同的时空体验和因果逻辑。 这个推论不仅是一个哲学思辨，它在现代物理学、生物学和认知科学中，都能找到强有力的证据支持。</w:t>
      </w:r>
    </w:p>
    <w:p w14:paraId="6BEA4884">
      <w:pPr>
        <w:pStyle w:val="6"/>
        <w:bidi w:val="0"/>
        <w:rPr>
          <w:rFonts w:hint="eastAsia" w:ascii="宋体" w:hAnsi="宋体" w:eastAsia="宋体" w:cs="宋体"/>
        </w:rPr>
      </w:pPr>
      <w:r>
        <w:rPr>
          <w:rFonts w:hint="eastAsia" w:ascii="宋体" w:hAnsi="宋体" w:eastAsia="宋体" w:cs="宋体"/>
        </w:rPr>
        <w:t>物理学中的异构时空</w:t>
      </w:r>
    </w:p>
    <w:p w14:paraId="5AE7364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相对论效应下的时空：正如前文所述，爱因斯坦的相对论为我们展示了一个动态的、依赖于观察者参照系的时空。对于一个以接近光速运动的宇航员来说，他的</w:t>
      </w:r>
      <w:r>
        <w:rPr>
          <w:rFonts w:hint="eastAsia" w:ascii="宋体" w:hAnsi="宋体" w:eastAsia="宋体" w:cs="宋体"/>
          <w:sz w:val="24"/>
          <w:lang w:eastAsia="zh-CN"/>
        </w:rPr>
        <w:t>「</w:t>
      </w:r>
      <w:r>
        <w:rPr>
          <w:rFonts w:hint="eastAsia" w:ascii="宋体" w:hAnsi="宋体" w:eastAsia="宋体" w:cs="宋体"/>
          <w:sz w:val="24"/>
        </w:rPr>
        <w:t>一秒钟</w:t>
      </w:r>
      <w:r>
        <w:rPr>
          <w:rFonts w:hint="eastAsia" w:ascii="宋体" w:hAnsi="宋体" w:eastAsia="宋体" w:cs="宋体"/>
          <w:sz w:val="24"/>
          <w:lang w:eastAsia="zh-CN"/>
        </w:rPr>
        <w:t>」</w:t>
      </w:r>
      <w:r>
        <w:rPr>
          <w:rFonts w:hint="eastAsia" w:ascii="宋体" w:hAnsi="宋体" w:eastAsia="宋体" w:cs="宋体"/>
          <w:sz w:val="24"/>
        </w:rPr>
        <w:t>可能对应着地球上的</w:t>
      </w:r>
      <w:r>
        <w:rPr>
          <w:rFonts w:hint="eastAsia" w:ascii="宋体" w:hAnsi="宋体" w:eastAsia="宋体" w:cs="宋体"/>
          <w:sz w:val="24"/>
          <w:lang w:eastAsia="zh-CN"/>
        </w:rPr>
        <w:t>「</w:t>
      </w:r>
      <w:r>
        <w:rPr>
          <w:rFonts w:hint="eastAsia" w:ascii="宋体" w:hAnsi="宋体" w:eastAsia="宋体" w:cs="宋体"/>
          <w:sz w:val="24"/>
        </w:rPr>
        <w:t>数十年</w:t>
      </w:r>
      <w:r>
        <w:rPr>
          <w:rFonts w:hint="eastAsia" w:ascii="宋体" w:hAnsi="宋体" w:eastAsia="宋体" w:cs="宋体"/>
          <w:sz w:val="24"/>
          <w:lang w:eastAsia="zh-CN"/>
        </w:rPr>
        <w:t>」</w:t>
      </w:r>
      <w:r>
        <w:rPr>
          <w:rFonts w:hint="eastAsia" w:ascii="宋体" w:hAnsi="宋体" w:eastAsia="宋体" w:cs="宋体"/>
          <w:sz w:val="24"/>
        </w:rPr>
        <w:t>，他所测量的空间距离也会相应地缩短。他的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（高速运动），从根本上改变了他所经验的时空几何。这不再是不同观察者对同一个绝对时空的不同</w:t>
      </w:r>
      <w:r>
        <w:rPr>
          <w:rFonts w:hint="eastAsia" w:ascii="宋体" w:hAnsi="宋体" w:eastAsia="宋体" w:cs="宋体"/>
          <w:sz w:val="24"/>
          <w:lang w:eastAsia="zh-CN"/>
        </w:rPr>
        <w:t>「</w:t>
      </w:r>
      <w:r>
        <w:rPr>
          <w:rFonts w:hint="eastAsia" w:ascii="宋体" w:hAnsi="宋体" w:eastAsia="宋体" w:cs="宋体"/>
          <w:sz w:val="24"/>
        </w:rPr>
        <w:t>看法</w:t>
      </w:r>
      <w:r>
        <w:rPr>
          <w:rFonts w:hint="eastAsia" w:ascii="宋体" w:hAnsi="宋体" w:eastAsia="宋体" w:cs="宋体"/>
          <w:sz w:val="24"/>
          <w:lang w:eastAsia="zh-CN"/>
        </w:rPr>
        <w:t>」</w:t>
      </w:r>
      <w:r>
        <w:rPr>
          <w:rFonts w:hint="eastAsia" w:ascii="宋体" w:hAnsi="宋体" w:eastAsia="宋体" w:cs="宋体"/>
          <w:sz w:val="24"/>
        </w:rPr>
        <w:t>，而是他们真切地生活在两个不同的、被相对运动所扭曲的时空之中。</w:t>
      </w:r>
    </w:p>
    <w:p w14:paraId="23CB3640">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0374B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微观粒子的非局域时空：量子纠缠（Quantum Entanglement）现象，被爱因斯坦称为</w:t>
      </w:r>
      <w:r>
        <w:rPr>
          <w:rFonts w:hint="eastAsia" w:ascii="宋体" w:hAnsi="宋体" w:eastAsia="宋体" w:cs="宋体"/>
          <w:sz w:val="24"/>
          <w:lang w:eastAsia="zh-CN"/>
        </w:rPr>
        <w:t>「</w:t>
      </w:r>
      <w:r>
        <w:rPr>
          <w:rFonts w:hint="eastAsia" w:ascii="宋体" w:hAnsi="宋体" w:eastAsia="宋体" w:cs="宋体"/>
          <w:sz w:val="24"/>
        </w:rPr>
        <w:t>鬼魅般的超距作用</w:t>
      </w:r>
      <w:r>
        <w:rPr>
          <w:rFonts w:hint="eastAsia" w:ascii="宋体" w:hAnsi="宋体" w:eastAsia="宋体" w:cs="宋体"/>
          <w:sz w:val="24"/>
          <w:lang w:eastAsia="zh-CN"/>
        </w:rPr>
        <w:t>」</w:t>
      </w:r>
      <w:r>
        <w:rPr>
          <w:rFonts w:hint="eastAsia" w:ascii="宋体" w:hAnsi="宋体" w:eastAsia="宋体" w:cs="宋体"/>
          <w:sz w:val="24"/>
        </w:rPr>
        <w:t>，为我们揭示了一个更为奇异的时空图景。两个处于纠缠态的粒子，无论相隔多远（哪怕在宇宙的两端），对其中一个粒子的测量结果，都会瞬间影响到另一个粒子的状态。这种影响似乎是超光速的，打破了我们对</w:t>
      </w:r>
      <w:r>
        <w:rPr>
          <w:rFonts w:hint="eastAsia" w:ascii="宋体" w:hAnsi="宋体" w:eastAsia="宋体" w:cs="宋体"/>
          <w:sz w:val="24"/>
          <w:lang w:eastAsia="zh-CN"/>
        </w:rPr>
        <w:t>「</w:t>
      </w:r>
      <w:r>
        <w:rPr>
          <w:rFonts w:hint="eastAsia" w:ascii="宋体" w:hAnsi="宋体" w:eastAsia="宋体" w:cs="宋体"/>
          <w:sz w:val="24"/>
        </w:rPr>
        <w:t>局域性</w:t>
      </w:r>
      <w:r>
        <w:rPr>
          <w:rFonts w:hint="eastAsia" w:ascii="宋体" w:hAnsi="宋体" w:eastAsia="宋体" w:cs="宋体"/>
          <w:sz w:val="24"/>
          <w:lang w:eastAsia="zh-CN"/>
        </w:rPr>
        <w:t>」</w:t>
      </w:r>
      <w:r>
        <w:rPr>
          <w:rFonts w:hint="eastAsia" w:ascii="宋体" w:hAnsi="宋体" w:eastAsia="宋体" w:cs="宋体"/>
          <w:sz w:val="24"/>
        </w:rPr>
        <w:t>（locality）因果的认知。</w:t>
      </w:r>
    </w:p>
    <w:p w14:paraId="76EA3B8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1F164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从本理论体系来看，这或许意味着，在最底层的</w:t>
      </w:r>
      <w:r>
        <w:rPr>
          <w:rFonts w:hint="eastAsia" w:ascii="宋体" w:hAnsi="宋体" w:eastAsia="宋体" w:cs="宋体"/>
          <w:sz w:val="24"/>
          <w:lang w:eastAsia="zh-CN"/>
        </w:rPr>
        <w:t>「</w:t>
      </w:r>
      <w:r>
        <w:rPr>
          <w:rFonts w:hint="eastAsia" w:ascii="宋体" w:hAnsi="宋体" w:eastAsia="宋体" w:cs="宋体"/>
          <w:sz w:val="24"/>
        </w:rPr>
        <w:t>意识层级</w:t>
      </w:r>
      <w:r>
        <w:rPr>
          <w:rFonts w:hint="eastAsia" w:ascii="宋体" w:hAnsi="宋体" w:eastAsia="宋体" w:cs="宋体"/>
          <w:sz w:val="24"/>
          <w:lang w:eastAsia="zh-CN"/>
        </w:rPr>
        <w:t>」</w:t>
      </w:r>
      <w:r>
        <w:rPr>
          <w:rFonts w:hint="eastAsia" w:ascii="宋体" w:hAnsi="宋体" w:eastAsia="宋体" w:cs="宋体"/>
          <w:sz w:val="24"/>
        </w:rPr>
        <w:t>上，基本粒子们的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并非完全受限于我们宏观时空的几何结构。它们可能存在于一个更为基础的、前几何的（pre-geometric）关系网络中。我们所感知的宏观时空，只是这个更深层网络在特定条件下（如去相干效应）所呈现出的一个</w:t>
      </w:r>
      <w:r>
        <w:rPr>
          <w:rFonts w:hint="eastAsia" w:ascii="宋体" w:hAnsi="宋体" w:eastAsia="宋体" w:cs="宋体"/>
          <w:sz w:val="24"/>
          <w:lang w:eastAsia="zh-CN"/>
        </w:rPr>
        <w:t>「</w:t>
      </w:r>
      <w:r>
        <w:rPr>
          <w:rFonts w:hint="eastAsia" w:ascii="宋体" w:hAnsi="宋体" w:eastAsia="宋体" w:cs="宋体"/>
          <w:sz w:val="24"/>
        </w:rPr>
        <w:t>投影</w:t>
      </w:r>
      <w:r>
        <w:rPr>
          <w:rFonts w:hint="eastAsia" w:ascii="宋体" w:hAnsi="宋体" w:eastAsia="宋体" w:cs="宋体"/>
          <w:sz w:val="24"/>
          <w:lang w:eastAsia="zh-CN"/>
        </w:rPr>
        <w:t>」</w:t>
      </w:r>
      <w:r>
        <w:rPr>
          <w:rFonts w:hint="eastAsia" w:ascii="宋体" w:hAnsi="宋体" w:eastAsia="宋体" w:cs="宋体"/>
          <w:sz w:val="24"/>
        </w:rPr>
        <w:t>。纠缠粒子之间的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，是在这个更深层的网络中发生的，因此在我们看来，它似乎</w:t>
      </w:r>
      <w:r>
        <w:rPr>
          <w:rFonts w:hint="eastAsia" w:ascii="宋体" w:hAnsi="宋体" w:eastAsia="宋体" w:cs="宋体"/>
          <w:sz w:val="24"/>
          <w:lang w:eastAsia="zh-CN"/>
        </w:rPr>
        <w:t>「</w:t>
      </w:r>
      <w:r>
        <w:rPr>
          <w:rFonts w:hint="eastAsia" w:ascii="宋体" w:hAnsi="宋体" w:eastAsia="宋体" w:cs="宋体"/>
          <w:sz w:val="24"/>
        </w:rPr>
        <w:t>穿越</w:t>
      </w:r>
      <w:r>
        <w:rPr>
          <w:rFonts w:hint="eastAsia" w:ascii="宋体" w:hAnsi="宋体" w:eastAsia="宋体" w:cs="宋体"/>
          <w:sz w:val="24"/>
          <w:lang w:eastAsia="zh-CN"/>
        </w:rPr>
        <w:t>」</w:t>
      </w:r>
      <w:r>
        <w:rPr>
          <w:rFonts w:hint="eastAsia" w:ascii="宋体" w:hAnsi="宋体" w:eastAsia="宋体" w:cs="宋体"/>
          <w:sz w:val="24"/>
        </w:rPr>
        <w:t>了时空。</w:t>
      </w:r>
    </w:p>
    <w:p w14:paraId="56ADF2B8">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2C3D9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黑洞视界附近的极端时空：在黑洞的事件视界附近，广义相对论预言时空会被极度弯曲。对于一个掉入黑洞的观察者来说，他的时间会正常流逝。但对于一个远方的观察者来说，他会看到这个掉入者的时间流逝变得无限缓慢，最终永远</w:t>
      </w:r>
      <w:r>
        <w:rPr>
          <w:rFonts w:hint="eastAsia" w:ascii="宋体" w:hAnsi="宋体" w:eastAsia="宋体" w:cs="宋体"/>
          <w:sz w:val="24"/>
          <w:lang w:eastAsia="zh-CN"/>
        </w:rPr>
        <w:t>「</w:t>
      </w:r>
      <w:r>
        <w:rPr>
          <w:rFonts w:hint="eastAsia" w:ascii="宋体" w:hAnsi="宋体" w:eastAsia="宋体" w:cs="宋体"/>
          <w:sz w:val="24"/>
        </w:rPr>
        <w:t>冻结</w:t>
      </w:r>
      <w:r>
        <w:rPr>
          <w:rFonts w:hint="eastAsia" w:ascii="宋体" w:hAnsi="宋体" w:eastAsia="宋体" w:cs="宋体"/>
          <w:sz w:val="24"/>
          <w:lang w:eastAsia="zh-CN"/>
        </w:rPr>
        <w:t>」</w:t>
      </w:r>
      <w:r>
        <w:rPr>
          <w:rFonts w:hint="eastAsia" w:ascii="宋体" w:hAnsi="宋体" w:eastAsia="宋体" w:cs="宋体"/>
          <w:sz w:val="24"/>
        </w:rPr>
        <w:t>在事件视界上。同一个事件，在两个不同观察者的时空建构中，呈现出了截然不同的版本（一个已经发生，一个永远不会发生）。这再次证明，不存在一个唯一的、客观的</w:t>
      </w:r>
      <w:r>
        <w:rPr>
          <w:rFonts w:hint="eastAsia" w:ascii="宋体" w:hAnsi="宋体" w:eastAsia="宋体" w:cs="宋体"/>
          <w:sz w:val="24"/>
          <w:lang w:eastAsia="zh-CN"/>
        </w:rPr>
        <w:t>「</w:t>
      </w:r>
      <w:r>
        <w:rPr>
          <w:rFonts w:hint="eastAsia" w:ascii="宋体" w:hAnsi="宋体" w:eastAsia="宋体" w:cs="宋体"/>
          <w:sz w:val="24"/>
        </w:rPr>
        <w:t>事件历史</w:t>
      </w:r>
      <w:r>
        <w:rPr>
          <w:rFonts w:hint="eastAsia" w:ascii="宋体" w:hAnsi="宋体" w:eastAsia="宋体" w:cs="宋体"/>
          <w:sz w:val="24"/>
          <w:lang w:eastAsia="zh-CN"/>
        </w:rPr>
        <w:t>」</w:t>
      </w:r>
      <w:r>
        <w:rPr>
          <w:rFonts w:hint="eastAsia" w:ascii="宋体" w:hAnsi="宋体" w:eastAsia="宋体" w:cs="宋体"/>
          <w:sz w:val="24"/>
        </w:rPr>
        <w:t>，历史本身也是依赖于观察者的。</w:t>
      </w:r>
    </w:p>
    <w:p w14:paraId="025AC67C">
      <w:pPr>
        <w:pStyle w:val="6"/>
        <w:bidi w:val="0"/>
        <w:rPr>
          <w:rFonts w:hint="eastAsia" w:ascii="宋体" w:hAnsi="宋体" w:eastAsia="宋体" w:cs="宋体"/>
        </w:rPr>
      </w:pPr>
      <w:r>
        <w:rPr>
          <w:rFonts w:hint="eastAsia" w:ascii="宋体" w:hAnsi="宋体" w:eastAsia="宋体" w:cs="宋体"/>
        </w:rPr>
        <w:t>生物世界中的多元时间感</w:t>
      </w:r>
    </w:p>
    <w:p w14:paraId="5179AE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时空的建构性，不仅体现在物理学的极端情境中，也体现在生物世界的日常运作里。不同的物种，由于其不同的生理节律、新陈代谢速率和神经处理速度，演化出了截然不同的</w:t>
      </w:r>
      <w:r>
        <w:rPr>
          <w:rFonts w:hint="eastAsia" w:ascii="宋体" w:hAnsi="宋体" w:eastAsia="宋体" w:cs="宋体"/>
          <w:sz w:val="24"/>
          <w:lang w:eastAsia="zh-CN"/>
        </w:rPr>
        <w:t>「</w:t>
      </w:r>
      <w:r>
        <w:rPr>
          <w:rFonts w:hint="eastAsia" w:ascii="宋体" w:hAnsi="宋体" w:eastAsia="宋体" w:cs="宋体"/>
          <w:sz w:val="24"/>
        </w:rPr>
        <w:t>主观时间</w:t>
      </w:r>
      <w:r>
        <w:rPr>
          <w:rFonts w:hint="eastAsia" w:ascii="宋体" w:hAnsi="宋体" w:eastAsia="宋体" w:cs="宋体"/>
          <w:sz w:val="24"/>
          <w:lang w:eastAsia="zh-CN"/>
        </w:rPr>
        <w:t>」</w:t>
      </w:r>
      <w:r>
        <w:rPr>
          <w:rFonts w:hint="eastAsia" w:ascii="宋体" w:hAnsi="宋体" w:eastAsia="宋体" w:cs="宋体"/>
          <w:sz w:val="24"/>
        </w:rPr>
        <w:t>（Subjective Time）。</w:t>
      </w:r>
    </w:p>
    <w:p w14:paraId="0B6B9B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DF3DB7">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新陈代谢与时间流速：普遍的生物学规律是，体型越小、新陈代谢速率越快的动物，其</w:t>
      </w:r>
      <w:r>
        <w:rPr>
          <w:rFonts w:hint="eastAsia" w:ascii="宋体" w:hAnsi="宋体" w:eastAsia="宋体" w:cs="宋体"/>
          <w:sz w:val="24"/>
          <w:lang w:eastAsia="zh-CN"/>
        </w:rPr>
        <w:t>「</w:t>
      </w:r>
      <w:r>
        <w:rPr>
          <w:rFonts w:hint="eastAsia" w:ascii="宋体" w:hAnsi="宋体" w:eastAsia="宋体" w:cs="宋体"/>
          <w:sz w:val="24"/>
        </w:rPr>
        <w:t>时间分辨率</w:t>
      </w:r>
      <w:r>
        <w:rPr>
          <w:rFonts w:hint="eastAsia" w:ascii="宋体" w:hAnsi="宋体" w:eastAsia="宋体" w:cs="宋体"/>
          <w:sz w:val="24"/>
          <w:lang w:eastAsia="zh-CN"/>
        </w:rPr>
        <w:t>」</w:t>
      </w:r>
      <w:r>
        <w:rPr>
          <w:rFonts w:hint="eastAsia" w:ascii="宋体" w:hAnsi="宋体" w:eastAsia="宋体" w:cs="宋体"/>
          <w:sz w:val="24"/>
        </w:rPr>
        <w:t>就越高，它们感知到的世界就如同一个</w:t>
      </w:r>
      <w:r>
        <w:rPr>
          <w:rFonts w:hint="eastAsia" w:ascii="宋体" w:hAnsi="宋体" w:eastAsia="宋体" w:cs="宋体"/>
          <w:sz w:val="24"/>
          <w:lang w:eastAsia="zh-CN"/>
        </w:rPr>
        <w:t>「</w:t>
      </w:r>
      <w:r>
        <w:rPr>
          <w:rFonts w:hint="eastAsia" w:ascii="宋体" w:hAnsi="宋体" w:eastAsia="宋体" w:cs="宋体"/>
          <w:sz w:val="24"/>
        </w:rPr>
        <w:t>慢动作</w:t>
      </w:r>
      <w:r>
        <w:rPr>
          <w:rFonts w:hint="eastAsia" w:ascii="宋体" w:hAnsi="宋体" w:eastAsia="宋体" w:cs="宋体"/>
          <w:sz w:val="24"/>
          <w:lang w:eastAsia="zh-CN"/>
        </w:rPr>
        <w:t>」</w:t>
      </w:r>
      <w:r>
        <w:rPr>
          <w:rFonts w:hint="eastAsia" w:ascii="宋体" w:hAnsi="宋体" w:eastAsia="宋体" w:cs="宋体"/>
          <w:sz w:val="24"/>
        </w:rPr>
        <w:t>电影。一只苍蝇能够轻易地躲开我们挥动的手掌，因为它的大脑和眼睛每秒能处理的信息帧数远高于人类。在它的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下，我们的手掌是以极慢的速度靠近的。相反，对于一只乌龟或一棵树，其新陈代谢极其缓慢，它们的时间感可能被极度拉长，人类的一生在它们看来或许只是一瞬间。</w:t>
      </w:r>
    </w:p>
    <w:p w14:paraId="66339B84">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A1EA01">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具身认知与空间感知：不同物种的空间感知，也深刻地被其身体结构和生存需求所塑造。一只蝙蝠，通过回声定位，</w:t>
      </w:r>
      <w:r>
        <w:rPr>
          <w:rFonts w:hint="eastAsia" w:ascii="宋体" w:hAnsi="宋体" w:eastAsia="宋体" w:cs="宋体"/>
          <w:sz w:val="24"/>
          <w:lang w:eastAsia="zh-CN"/>
        </w:rPr>
        <w:t>「</w:t>
      </w:r>
      <w:r>
        <w:rPr>
          <w:rFonts w:hint="eastAsia" w:ascii="宋体" w:hAnsi="宋体" w:eastAsia="宋体" w:cs="宋体"/>
          <w:sz w:val="24"/>
        </w:rPr>
        <w:t>看</w:t>
      </w:r>
      <w:r>
        <w:rPr>
          <w:rFonts w:hint="eastAsia" w:ascii="宋体" w:hAnsi="宋体" w:eastAsia="宋体" w:cs="宋体"/>
          <w:sz w:val="24"/>
          <w:lang w:eastAsia="zh-CN"/>
        </w:rPr>
        <w:t>」</w:t>
      </w:r>
      <w:r>
        <w:rPr>
          <w:rFonts w:hint="eastAsia" w:ascii="宋体" w:hAnsi="宋体" w:eastAsia="宋体" w:cs="宋体"/>
          <w:sz w:val="24"/>
        </w:rPr>
        <w:t>到的是一个由声波反射强度和延迟所构成的、三维的</w:t>
      </w:r>
      <w:r>
        <w:rPr>
          <w:rFonts w:hint="eastAsia" w:ascii="宋体" w:hAnsi="宋体" w:eastAsia="宋体" w:cs="宋体"/>
          <w:sz w:val="24"/>
          <w:lang w:eastAsia="zh-CN"/>
        </w:rPr>
        <w:t>「</w:t>
      </w:r>
      <w:r>
        <w:rPr>
          <w:rFonts w:hint="eastAsia" w:ascii="宋体" w:hAnsi="宋体" w:eastAsia="宋体" w:cs="宋体"/>
          <w:sz w:val="24"/>
        </w:rPr>
        <w:t>声学空间</w:t>
      </w:r>
      <w:r>
        <w:rPr>
          <w:rFonts w:hint="eastAsia" w:ascii="宋体" w:hAnsi="宋体" w:eastAsia="宋体" w:cs="宋体"/>
          <w:sz w:val="24"/>
          <w:lang w:eastAsia="zh-CN"/>
        </w:rPr>
        <w:t>」</w:t>
      </w:r>
      <w:r>
        <w:rPr>
          <w:rFonts w:hint="eastAsia" w:ascii="宋体" w:hAnsi="宋体" w:eastAsia="宋体" w:cs="宋体"/>
          <w:sz w:val="24"/>
        </w:rPr>
        <w:t>。一条电鳗，通过感知周围电场的变化，生活在一个</w:t>
      </w:r>
      <w:r>
        <w:rPr>
          <w:rFonts w:hint="eastAsia" w:ascii="宋体" w:hAnsi="宋体" w:eastAsia="宋体" w:cs="宋体"/>
          <w:sz w:val="24"/>
          <w:lang w:eastAsia="zh-CN"/>
        </w:rPr>
        <w:t>「</w:t>
      </w:r>
      <w:r>
        <w:rPr>
          <w:rFonts w:hint="eastAsia" w:ascii="宋体" w:hAnsi="宋体" w:eastAsia="宋体" w:cs="宋体"/>
          <w:sz w:val="24"/>
        </w:rPr>
        <w:t>电学空间</w:t>
      </w:r>
      <w:r>
        <w:rPr>
          <w:rFonts w:hint="eastAsia" w:ascii="宋体" w:hAnsi="宋体" w:eastAsia="宋体" w:cs="宋体"/>
          <w:sz w:val="24"/>
          <w:lang w:eastAsia="zh-CN"/>
        </w:rPr>
        <w:t>」</w:t>
      </w:r>
      <w:r>
        <w:rPr>
          <w:rFonts w:hint="eastAsia" w:ascii="宋体" w:hAnsi="宋体" w:eastAsia="宋体" w:cs="宋体"/>
          <w:sz w:val="24"/>
        </w:rPr>
        <w:t>中。一只狗，其世界的空间结构在很大程度上是由气味浓度梯度所定义的</w:t>
      </w:r>
      <w:r>
        <w:rPr>
          <w:rFonts w:hint="eastAsia" w:ascii="宋体" w:hAnsi="宋体" w:eastAsia="宋体" w:cs="宋体"/>
          <w:sz w:val="24"/>
          <w:lang w:eastAsia="zh-CN"/>
        </w:rPr>
        <w:t>「</w:t>
      </w:r>
      <w:r>
        <w:rPr>
          <w:rFonts w:hint="eastAsia" w:ascii="宋体" w:hAnsi="宋体" w:eastAsia="宋体" w:cs="宋体"/>
          <w:sz w:val="24"/>
        </w:rPr>
        <w:t>嗅觉空间</w:t>
      </w:r>
      <w:r>
        <w:rPr>
          <w:rFonts w:hint="eastAsia" w:ascii="宋体" w:hAnsi="宋体" w:eastAsia="宋体" w:cs="宋体"/>
          <w:sz w:val="24"/>
          <w:lang w:eastAsia="zh-CN"/>
        </w:rPr>
        <w:t>」</w:t>
      </w:r>
      <w:r>
        <w:rPr>
          <w:rFonts w:hint="eastAsia" w:ascii="宋体" w:hAnsi="宋体" w:eastAsia="宋体" w:cs="宋体"/>
          <w:sz w:val="24"/>
        </w:rPr>
        <w:t>。</w:t>
      </w:r>
    </w:p>
    <w:p w14:paraId="6E5836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6B2F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这些都不是对同一个</w:t>
      </w:r>
      <w:r>
        <w:rPr>
          <w:rFonts w:hint="eastAsia" w:ascii="宋体" w:hAnsi="宋体" w:eastAsia="宋体" w:cs="宋体"/>
          <w:sz w:val="24"/>
          <w:lang w:eastAsia="zh-CN"/>
        </w:rPr>
        <w:t>「</w:t>
      </w:r>
      <w:r>
        <w:rPr>
          <w:rFonts w:hint="eastAsia" w:ascii="宋体" w:hAnsi="宋体" w:eastAsia="宋体" w:cs="宋体"/>
          <w:sz w:val="24"/>
        </w:rPr>
        <w:t>客观空间</w:t>
      </w:r>
      <w:r>
        <w:rPr>
          <w:rFonts w:hint="eastAsia" w:ascii="宋体" w:hAnsi="宋体" w:eastAsia="宋体" w:cs="宋体"/>
          <w:sz w:val="24"/>
          <w:lang w:eastAsia="zh-CN"/>
        </w:rPr>
        <w:t>」</w:t>
      </w:r>
      <w:r>
        <w:rPr>
          <w:rFonts w:hint="eastAsia" w:ascii="宋体" w:hAnsi="宋体" w:eastAsia="宋体" w:cs="宋体"/>
          <w:sz w:val="24"/>
        </w:rPr>
        <w:t>的不同</w:t>
      </w:r>
      <w:r>
        <w:rPr>
          <w:rFonts w:hint="eastAsia" w:ascii="宋体" w:hAnsi="宋体" w:eastAsia="宋体" w:cs="宋体"/>
          <w:sz w:val="24"/>
          <w:lang w:eastAsia="zh-CN"/>
        </w:rPr>
        <w:t>「</w:t>
      </w:r>
      <w:r>
        <w:rPr>
          <w:rFonts w:hint="eastAsia" w:ascii="宋体" w:hAnsi="宋体" w:eastAsia="宋体" w:cs="宋体"/>
          <w:sz w:val="24"/>
        </w:rPr>
        <w:t>解读</w:t>
      </w:r>
      <w:r>
        <w:rPr>
          <w:rFonts w:hint="eastAsia" w:ascii="宋体" w:hAnsi="宋体" w:eastAsia="宋体" w:cs="宋体"/>
          <w:sz w:val="24"/>
          <w:lang w:eastAsia="zh-CN"/>
        </w:rPr>
        <w:t>」</w:t>
      </w:r>
      <w:r>
        <w:rPr>
          <w:rFonts w:hint="eastAsia" w:ascii="宋体" w:hAnsi="宋体" w:eastAsia="宋体" w:cs="宋体"/>
          <w:sz w:val="24"/>
        </w:rPr>
        <w:t>，而是每一个物种通过其独特的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机制，从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出的、一个完全自洽的、服务于其生存的</w:t>
      </w:r>
      <w:r>
        <w:rPr>
          <w:rFonts w:hint="eastAsia" w:ascii="宋体" w:hAnsi="宋体" w:eastAsia="宋体" w:cs="宋体"/>
          <w:sz w:val="24"/>
          <w:lang w:eastAsia="zh-CN"/>
        </w:rPr>
        <w:t>「</w:t>
      </w:r>
      <w:r>
        <w:rPr>
          <w:rFonts w:hint="eastAsia" w:ascii="宋体" w:hAnsi="宋体" w:eastAsia="宋体" w:cs="宋体"/>
          <w:sz w:val="24"/>
        </w:rPr>
        <w:t>现象空间</w:t>
      </w:r>
      <w:r>
        <w:rPr>
          <w:rFonts w:hint="eastAsia" w:ascii="宋体" w:hAnsi="宋体" w:eastAsia="宋体" w:cs="宋体"/>
          <w:sz w:val="24"/>
          <w:lang w:eastAsia="zh-CN"/>
        </w:rPr>
        <w:t>」</w:t>
      </w:r>
      <w:r>
        <w:rPr>
          <w:rFonts w:hint="eastAsia" w:ascii="宋体" w:hAnsi="宋体" w:eastAsia="宋体" w:cs="宋体"/>
          <w:sz w:val="24"/>
        </w:rPr>
        <w:t>（Phenomenal Space）。</w:t>
      </w:r>
    </w:p>
    <w:p w14:paraId="529EED5E">
      <w:pPr>
        <w:pStyle w:val="6"/>
        <w:bidi w:val="0"/>
        <w:rPr>
          <w:rFonts w:hint="eastAsia" w:ascii="宋体" w:hAnsi="宋体" w:eastAsia="宋体" w:cs="宋体"/>
        </w:rPr>
      </w:pPr>
      <w:r>
        <w:rPr>
          <w:rFonts w:hint="eastAsia" w:ascii="宋体" w:hAnsi="宋体" w:eastAsia="宋体" w:cs="宋体"/>
        </w:rPr>
        <w:t>人类意识中的弹性时空</w:t>
      </w:r>
    </w:p>
    <w:p w14:paraId="2CDA3A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即便在人类内部，我们的时空体验也远非是固定不变的。它深刻地受到我们的情绪、注意力和文化背景的影响。</w:t>
      </w:r>
    </w:p>
    <w:p w14:paraId="5E981E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00B019">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情绪对时间的影响：我们都有这样的体验，</w:t>
      </w:r>
      <w:r>
        <w:rPr>
          <w:rFonts w:hint="eastAsia" w:ascii="宋体" w:hAnsi="宋体" w:eastAsia="宋体" w:cs="宋体"/>
          <w:sz w:val="24"/>
          <w:lang w:eastAsia="zh-CN"/>
        </w:rPr>
        <w:t>「</w:t>
      </w:r>
      <w:r>
        <w:rPr>
          <w:rFonts w:hint="eastAsia" w:ascii="宋体" w:hAnsi="宋体" w:eastAsia="宋体" w:cs="宋体"/>
          <w:sz w:val="24"/>
        </w:rPr>
        <w:t>快乐的时光总是短暂的，痛苦的时刻却度日如年</w:t>
      </w:r>
      <w:r>
        <w:rPr>
          <w:rFonts w:hint="eastAsia" w:ascii="宋体" w:hAnsi="宋体" w:eastAsia="宋体" w:cs="宋体"/>
          <w:sz w:val="24"/>
          <w:lang w:eastAsia="zh-CN"/>
        </w:rPr>
        <w:t>」</w:t>
      </w:r>
      <w:r>
        <w:rPr>
          <w:rFonts w:hint="eastAsia" w:ascii="宋体" w:hAnsi="宋体" w:eastAsia="宋体" w:cs="宋体"/>
          <w:sz w:val="24"/>
        </w:rPr>
        <w:t>。心理学研究证实，当我们的情绪高涨、体验新奇时（如热恋、旅行），大脑会编码更密集、更丰富的记忆，当事后</w:t>
      </w:r>
      <w:r>
        <w:rPr>
          <w:rFonts w:hint="eastAsia" w:ascii="宋体" w:hAnsi="宋体" w:eastAsia="宋体" w:cs="宋体"/>
          <w:sz w:val="24"/>
          <w:lang w:eastAsia="zh-CN"/>
        </w:rPr>
        <w:t>「</w:t>
      </w:r>
      <w:r>
        <w:rPr>
          <w:rFonts w:hint="eastAsia" w:ascii="宋体" w:hAnsi="宋体" w:eastAsia="宋体" w:cs="宋体"/>
          <w:sz w:val="24"/>
        </w:rPr>
        <w:t>回放</w:t>
      </w:r>
      <w:r>
        <w:rPr>
          <w:rFonts w:hint="eastAsia" w:ascii="宋体" w:hAnsi="宋体" w:eastAsia="宋体" w:cs="宋体"/>
          <w:sz w:val="24"/>
          <w:lang w:eastAsia="zh-CN"/>
        </w:rPr>
        <w:t>」</w:t>
      </w:r>
      <w:r>
        <w:rPr>
          <w:rFonts w:hint="eastAsia" w:ascii="宋体" w:hAnsi="宋体" w:eastAsia="宋体" w:cs="宋体"/>
          <w:sz w:val="24"/>
        </w:rPr>
        <w:t>这段记忆时，就会感觉这段时间被拉长了。而在恐惧或危险等应激状态下，杏仁核等脑区会高度活跃，提高信息处理速度，使得我们主观上感觉时间变慢了，从而为应对危机赢得反应时间。</w:t>
      </w:r>
    </w:p>
    <w:p w14:paraId="1F92BCEE">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9F4395">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文化对时间观念的塑造：不同的文化，建构了不同的时间观念。西方主流文化倾向于一种</w:t>
      </w:r>
      <w:r>
        <w:rPr>
          <w:rFonts w:hint="eastAsia" w:ascii="宋体" w:hAnsi="宋体" w:eastAsia="宋体" w:cs="宋体"/>
          <w:sz w:val="24"/>
          <w:lang w:eastAsia="zh-CN"/>
        </w:rPr>
        <w:t>「</w:t>
      </w:r>
      <w:r>
        <w:rPr>
          <w:rFonts w:hint="eastAsia" w:ascii="宋体" w:hAnsi="宋体" w:eastAsia="宋体" w:cs="宋体"/>
          <w:sz w:val="24"/>
        </w:rPr>
        <w:t>线性时间观</w:t>
      </w:r>
      <w:r>
        <w:rPr>
          <w:rFonts w:hint="eastAsia" w:ascii="宋体" w:hAnsi="宋体" w:eastAsia="宋体" w:cs="宋体"/>
          <w:sz w:val="24"/>
          <w:lang w:eastAsia="zh-CN"/>
        </w:rPr>
        <w:t>」</w:t>
      </w:r>
      <w:r>
        <w:rPr>
          <w:rFonts w:hint="eastAsia" w:ascii="宋体" w:hAnsi="宋体" w:eastAsia="宋体" w:cs="宋体"/>
          <w:sz w:val="24"/>
        </w:rPr>
        <w:t>，时间被视为一种有限的、不可再生的资源，可以被分割、计量和规划（</w:t>
      </w:r>
      <w:r>
        <w:rPr>
          <w:rFonts w:hint="eastAsia" w:ascii="宋体" w:hAnsi="宋体" w:eastAsia="宋体" w:cs="宋体"/>
          <w:sz w:val="24"/>
          <w:lang w:eastAsia="zh-CN"/>
        </w:rPr>
        <w:t>「</w:t>
      </w:r>
      <w:r>
        <w:rPr>
          <w:rFonts w:hint="eastAsia" w:ascii="宋体" w:hAnsi="宋体" w:eastAsia="宋体" w:cs="宋体"/>
          <w:sz w:val="24"/>
        </w:rPr>
        <w:t>时间就是金钱</w:t>
      </w:r>
      <w:r>
        <w:rPr>
          <w:rFonts w:hint="eastAsia" w:ascii="宋体" w:hAnsi="宋体" w:eastAsia="宋体" w:cs="宋体"/>
          <w:sz w:val="24"/>
          <w:lang w:eastAsia="zh-CN"/>
        </w:rPr>
        <w:t>」</w:t>
      </w:r>
      <w:r>
        <w:rPr>
          <w:rFonts w:hint="eastAsia" w:ascii="宋体" w:hAnsi="宋体" w:eastAsia="宋体" w:cs="宋体"/>
          <w:sz w:val="24"/>
        </w:rPr>
        <w:t>）。而许多东方文化和原住民文化，则持有一种</w:t>
      </w:r>
      <w:r>
        <w:rPr>
          <w:rFonts w:hint="eastAsia" w:ascii="宋体" w:hAnsi="宋体" w:eastAsia="宋体" w:cs="宋体"/>
          <w:sz w:val="24"/>
          <w:lang w:eastAsia="zh-CN"/>
        </w:rPr>
        <w:t>「</w:t>
      </w:r>
      <w:r>
        <w:rPr>
          <w:rFonts w:hint="eastAsia" w:ascii="宋体" w:hAnsi="宋体" w:eastAsia="宋体" w:cs="宋体"/>
          <w:sz w:val="24"/>
        </w:rPr>
        <w:t>循环时间观</w:t>
      </w:r>
      <w:r>
        <w:rPr>
          <w:rFonts w:hint="eastAsia" w:ascii="宋体" w:hAnsi="宋体" w:eastAsia="宋体" w:cs="宋体"/>
          <w:sz w:val="24"/>
          <w:lang w:eastAsia="zh-CN"/>
        </w:rPr>
        <w:t>」</w:t>
      </w:r>
      <w:r>
        <w:rPr>
          <w:rFonts w:hint="eastAsia" w:ascii="宋体" w:hAnsi="宋体" w:eastAsia="宋体" w:cs="宋体"/>
          <w:sz w:val="24"/>
        </w:rPr>
        <w:t>，时间被视为季节更替、生命轮回的节奏，更强调当下与循环。这种文化上的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，深刻地影响着一个社会的生活节奏、价值取向和历史意识。</w:t>
      </w:r>
    </w:p>
    <w:p w14:paraId="5EF0B6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A45B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所有这些例子，从物理学到生物学再到心理学，都指向同一个结论：时空并非一个刚性的、普适的背景框架，而是一个弹性的、可塑的、由观察者模式所共同建构的产物。 宇宙中存在着无数种有效的</w:t>
      </w:r>
      <w:r>
        <w:rPr>
          <w:rFonts w:hint="eastAsia" w:ascii="宋体" w:hAnsi="宋体" w:eastAsia="宋体" w:cs="宋体"/>
          <w:sz w:val="24"/>
          <w:lang w:eastAsia="zh-CN"/>
        </w:rPr>
        <w:t>「</w:t>
      </w:r>
      <w:r>
        <w:rPr>
          <w:rFonts w:hint="eastAsia" w:ascii="宋体" w:hAnsi="宋体" w:eastAsia="宋体" w:cs="宋体"/>
          <w:sz w:val="24"/>
        </w:rPr>
        <w:t>时空</w:t>
      </w:r>
      <w:r>
        <w:rPr>
          <w:rFonts w:hint="eastAsia" w:ascii="宋体" w:hAnsi="宋体" w:eastAsia="宋体" w:cs="宋体"/>
          <w:sz w:val="24"/>
          <w:lang w:eastAsia="zh-CN"/>
        </w:rPr>
        <w:t>」</w:t>
      </w:r>
      <w:r>
        <w:rPr>
          <w:rFonts w:hint="eastAsia" w:ascii="宋体" w:hAnsi="宋体" w:eastAsia="宋体" w:cs="宋体"/>
          <w:sz w:val="24"/>
        </w:rPr>
        <w:t>，每一种都对应着一种特定的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方式。我们人类所经验的这个三维空间加一维线性时间的框架，只是其中一种，尽管对于我们这个意识层级来说，它极其稳固和有效。</w:t>
      </w:r>
    </w:p>
    <w:p w14:paraId="7C963585">
      <w:pPr>
        <w:pStyle w:val="5"/>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他者实在</w:t>
      </w:r>
      <w:r>
        <w:rPr>
          <w:rFonts w:hint="eastAsia" w:ascii="宋体" w:hAnsi="宋体" w:eastAsia="宋体" w:cs="宋体"/>
          <w:lang w:eastAsia="zh-CN"/>
        </w:rPr>
        <w:t>」</w:t>
      </w:r>
      <w:r>
        <w:rPr>
          <w:rFonts w:hint="eastAsia" w:ascii="宋体" w:hAnsi="宋体" w:eastAsia="宋体" w:cs="宋体"/>
        </w:rPr>
        <w:t>：当观察发生分歧</w:t>
      </w:r>
    </w:p>
    <w:p w14:paraId="2FE8625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至此，我们已经论证了，我们所知的现实世界，包括其最基本的时空因果框架，都是由多层级的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所建构的。然而，一个更为深刻、也更具颠覆性的问题随之而来：如果</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无法达成，会发生什么？当不同主体、不同层级的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发生根本性的、不可调和的</w:t>
      </w:r>
      <w:r>
        <w:rPr>
          <w:rFonts w:hint="eastAsia" w:ascii="宋体" w:hAnsi="宋体" w:eastAsia="宋体" w:cs="宋体"/>
          <w:sz w:val="24"/>
          <w:lang w:eastAsia="zh-CN"/>
        </w:rPr>
        <w:t>「</w:t>
      </w:r>
      <w:r>
        <w:rPr>
          <w:rFonts w:hint="eastAsia" w:ascii="宋体" w:hAnsi="宋体" w:eastAsia="宋体" w:cs="宋体"/>
          <w:sz w:val="24"/>
        </w:rPr>
        <w:t>分歧</w:t>
      </w:r>
      <w:r>
        <w:rPr>
          <w:rFonts w:hint="eastAsia" w:ascii="宋体" w:hAnsi="宋体" w:eastAsia="宋体" w:cs="宋体"/>
          <w:sz w:val="24"/>
          <w:lang w:eastAsia="zh-CN"/>
        </w:rPr>
        <w:t>」</w:t>
      </w:r>
      <w:r>
        <w:rPr>
          <w:rFonts w:hint="eastAsia" w:ascii="宋体" w:hAnsi="宋体" w:eastAsia="宋体" w:cs="宋体"/>
          <w:sz w:val="24"/>
        </w:rPr>
        <w:t>（Divergence）时，宇宙将如何应对？</w:t>
      </w:r>
    </w:p>
    <w:p w14:paraId="2665AA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EE6CC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传统的实在论会认为，总有一个是</w:t>
      </w:r>
      <w:r>
        <w:rPr>
          <w:rFonts w:hint="eastAsia" w:ascii="宋体" w:hAnsi="宋体" w:eastAsia="宋体" w:cs="宋体"/>
          <w:sz w:val="24"/>
          <w:lang w:eastAsia="zh-CN"/>
        </w:rPr>
        <w:t>「</w:t>
      </w:r>
      <w:r>
        <w:rPr>
          <w:rFonts w:hint="eastAsia" w:ascii="宋体" w:hAnsi="宋体" w:eastAsia="宋体" w:cs="宋体"/>
          <w:sz w:val="24"/>
        </w:rPr>
        <w:t>对</w:t>
      </w:r>
      <w:r>
        <w:rPr>
          <w:rFonts w:hint="eastAsia" w:ascii="宋体" w:hAnsi="宋体" w:eastAsia="宋体" w:cs="宋体"/>
          <w:sz w:val="24"/>
          <w:lang w:eastAsia="zh-CN"/>
        </w:rPr>
        <w:t>」</w:t>
      </w:r>
      <w:r>
        <w:rPr>
          <w:rFonts w:hint="eastAsia" w:ascii="宋体" w:hAnsi="宋体" w:eastAsia="宋体" w:cs="宋体"/>
          <w:sz w:val="24"/>
        </w:rPr>
        <w:t>的，一个是</w:t>
      </w:r>
      <w:r>
        <w:rPr>
          <w:rFonts w:hint="eastAsia" w:ascii="宋体" w:hAnsi="宋体" w:eastAsia="宋体" w:cs="宋体"/>
          <w:sz w:val="24"/>
          <w:lang w:eastAsia="zh-CN"/>
        </w:rPr>
        <w:t>「</w:t>
      </w:r>
      <w:r>
        <w:rPr>
          <w:rFonts w:hint="eastAsia" w:ascii="宋体" w:hAnsi="宋体" w:eastAsia="宋体" w:cs="宋体"/>
          <w:sz w:val="24"/>
        </w:rPr>
        <w:t>错</w:t>
      </w:r>
      <w:r>
        <w:rPr>
          <w:rFonts w:hint="eastAsia" w:ascii="宋体" w:hAnsi="宋体" w:eastAsia="宋体" w:cs="宋体"/>
          <w:sz w:val="24"/>
          <w:lang w:eastAsia="zh-CN"/>
        </w:rPr>
        <w:t>」</w:t>
      </w:r>
      <w:r>
        <w:rPr>
          <w:rFonts w:hint="eastAsia" w:ascii="宋体" w:hAnsi="宋体" w:eastAsia="宋体" w:cs="宋体"/>
          <w:sz w:val="24"/>
        </w:rPr>
        <w:t>的；一个反映了客观现实，另一个则是幻觉或误解。但如果实在本身就是由观察所建构的，那么这个答案就不再成立。当两个同样</w:t>
      </w:r>
      <w:r>
        <w:rPr>
          <w:rFonts w:hint="eastAsia" w:ascii="宋体" w:hAnsi="宋体" w:eastAsia="宋体" w:cs="宋体"/>
          <w:sz w:val="24"/>
          <w:lang w:eastAsia="zh-CN"/>
        </w:rPr>
        <w:t>「</w:t>
      </w:r>
      <w:r>
        <w:rPr>
          <w:rFonts w:hint="eastAsia" w:ascii="宋体" w:hAnsi="宋体" w:eastAsia="宋体" w:cs="宋体"/>
          <w:sz w:val="24"/>
        </w:rPr>
        <w:t>有效</w:t>
      </w:r>
      <w:r>
        <w:rPr>
          <w:rFonts w:hint="eastAsia" w:ascii="宋体" w:hAnsi="宋体" w:eastAsia="宋体" w:cs="宋体"/>
          <w:sz w:val="24"/>
          <w:lang w:eastAsia="zh-CN"/>
        </w:rPr>
        <w:t>」</w:t>
      </w:r>
      <w:r>
        <w:rPr>
          <w:rFonts w:hint="eastAsia" w:ascii="宋体" w:hAnsi="宋体" w:eastAsia="宋体" w:cs="宋体"/>
          <w:sz w:val="24"/>
        </w:rPr>
        <w:t>的观察模式，对</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进行了两种不相容的</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时，唯一的逻辑结论就是：两种不相容的现实版本，都以某种方式被实现了。</w:t>
      </w:r>
    </w:p>
    <w:p w14:paraId="7BA37A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583F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这就引出了我们理论体系中一个核心的、也是最具推测性的概念——</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（Other Realities）。</w:t>
      </w:r>
    </w:p>
    <w:p w14:paraId="28411336">
      <w:pPr>
        <w:pStyle w:val="6"/>
        <w:bidi w:val="0"/>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rPr>
        <w:t>观察分歧</w:t>
      </w:r>
      <w:r>
        <w:rPr>
          <w:rFonts w:hint="eastAsia" w:ascii="宋体" w:hAnsi="宋体" w:eastAsia="宋体" w:cs="宋体"/>
          <w:lang w:eastAsia="zh-CN"/>
        </w:rPr>
        <w:t>」</w:t>
      </w:r>
      <w:r>
        <w:rPr>
          <w:rFonts w:hint="eastAsia" w:ascii="宋体" w:hAnsi="宋体" w:eastAsia="宋体" w:cs="宋体"/>
        </w:rPr>
        <w:t>作为实在的分叉点</w:t>
      </w:r>
    </w:p>
    <w:p w14:paraId="5D12D0A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我们不再将宇宙的演化视为一条单一的历史线，而是一个不断分叉的、由无数</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选择所构成的</w:t>
      </w:r>
      <w:r>
        <w:rPr>
          <w:rFonts w:hint="eastAsia" w:ascii="宋体" w:hAnsi="宋体" w:eastAsia="宋体" w:cs="宋体"/>
          <w:sz w:val="24"/>
          <w:lang w:eastAsia="zh-CN"/>
        </w:rPr>
        <w:t>「</w:t>
      </w:r>
      <w:r>
        <w:rPr>
          <w:rFonts w:hint="eastAsia" w:ascii="宋体" w:hAnsi="宋体" w:eastAsia="宋体" w:cs="宋体"/>
          <w:sz w:val="24"/>
        </w:rPr>
        <w:t>可能性之树</w:t>
      </w:r>
      <w:r>
        <w:rPr>
          <w:rFonts w:hint="eastAsia" w:ascii="宋体" w:hAnsi="宋体" w:eastAsia="宋体" w:cs="宋体"/>
          <w:sz w:val="24"/>
          <w:lang w:eastAsia="zh-CN"/>
        </w:rPr>
        <w:t>」</w:t>
      </w:r>
      <w:r>
        <w:rPr>
          <w:rFonts w:hint="eastAsia" w:ascii="宋体" w:hAnsi="宋体" w:eastAsia="宋体" w:cs="宋体"/>
          <w:sz w:val="24"/>
        </w:rPr>
        <w:t>。每一个</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的发生点，都是这棵树上的一个分叉点。</w:t>
      </w:r>
    </w:p>
    <w:p w14:paraId="17ED35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751E82">
      <w:pPr>
        <w:numPr>
          <w:ilvl w:val="0"/>
          <w:numId w:val="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微观层面的分叉：量子力学中的</w:t>
      </w:r>
      <w:r>
        <w:rPr>
          <w:rFonts w:hint="eastAsia" w:ascii="宋体" w:hAnsi="宋体" w:eastAsia="宋体" w:cs="宋体"/>
          <w:sz w:val="24"/>
          <w:lang w:eastAsia="zh-CN"/>
        </w:rPr>
        <w:t>「</w:t>
      </w:r>
      <w:r>
        <w:rPr>
          <w:rFonts w:hint="eastAsia" w:ascii="宋体" w:hAnsi="宋体" w:eastAsia="宋体" w:cs="宋体"/>
          <w:sz w:val="24"/>
        </w:rPr>
        <w:t>多世界诠释</w:t>
      </w:r>
      <w:r>
        <w:rPr>
          <w:rFonts w:hint="eastAsia" w:ascii="宋体" w:hAnsi="宋体" w:eastAsia="宋体" w:cs="宋体"/>
          <w:sz w:val="24"/>
          <w:lang w:eastAsia="zh-CN"/>
        </w:rPr>
        <w:t>」</w:t>
      </w:r>
      <w:r>
        <w:rPr>
          <w:rFonts w:hint="eastAsia" w:ascii="宋体" w:hAnsi="宋体" w:eastAsia="宋体" w:cs="宋体"/>
          <w:sz w:val="24"/>
        </w:rPr>
        <w:t>（Many-Worlds Interpretation）为我们提供了一个最直接的物理学类比。该诠释主张，每一次量子测量，宇宙并不会</w:t>
      </w:r>
      <w:r>
        <w:rPr>
          <w:rFonts w:hint="eastAsia" w:ascii="宋体" w:hAnsi="宋体" w:eastAsia="宋体" w:cs="宋体"/>
          <w:sz w:val="24"/>
          <w:lang w:eastAsia="zh-CN"/>
        </w:rPr>
        <w:t>「</w:t>
      </w:r>
      <w:r>
        <w:rPr>
          <w:rFonts w:hint="eastAsia" w:ascii="宋体" w:hAnsi="宋体" w:eastAsia="宋体" w:cs="宋体"/>
          <w:sz w:val="24"/>
        </w:rPr>
        <w:t>选择</w:t>
      </w:r>
      <w:r>
        <w:rPr>
          <w:rFonts w:hint="eastAsia" w:ascii="宋体" w:hAnsi="宋体" w:eastAsia="宋体" w:cs="宋体"/>
          <w:sz w:val="24"/>
          <w:lang w:eastAsia="zh-CN"/>
        </w:rPr>
        <w:t>」</w:t>
      </w:r>
      <w:r>
        <w:rPr>
          <w:rFonts w:hint="eastAsia" w:ascii="宋体" w:hAnsi="宋体" w:eastAsia="宋体" w:cs="宋体"/>
          <w:sz w:val="24"/>
        </w:rPr>
        <w:t>一个结果而抛弃其他，而是会分裂成多个平行的分支，每一个分支都对应着一个可能的结果。在我们的理论中，我们不必采纳这种字面意义上的</w:t>
      </w:r>
      <w:r>
        <w:rPr>
          <w:rFonts w:hint="eastAsia" w:ascii="宋体" w:hAnsi="宋体" w:eastAsia="宋体" w:cs="宋体"/>
          <w:sz w:val="24"/>
          <w:lang w:eastAsia="zh-CN"/>
        </w:rPr>
        <w:t>「</w:t>
      </w:r>
      <w:r>
        <w:rPr>
          <w:rFonts w:hint="eastAsia" w:ascii="宋体" w:hAnsi="宋体" w:eastAsia="宋体" w:cs="宋体"/>
          <w:sz w:val="24"/>
        </w:rPr>
        <w:t>宇宙分裂</w:t>
      </w:r>
      <w:r>
        <w:rPr>
          <w:rFonts w:hint="eastAsia" w:ascii="宋体" w:hAnsi="宋体" w:eastAsia="宋体" w:cs="宋体"/>
          <w:sz w:val="24"/>
          <w:lang w:eastAsia="zh-CN"/>
        </w:rPr>
        <w:t>」</w:t>
      </w:r>
      <w:r>
        <w:rPr>
          <w:rFonts w:hint="eastAsia" w:ascii="宋体" w:hAnsi="宋体" w:eastAsia="宋体" w:cs="宋体"/>
          <w:sz w:val="24"/>
        </w:rPr>
        <w:t>，而是可以将其理解为：在</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中，所有因</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而产生的、不相容的</w:t>
      </w:r>
      <w:r>
        <w:rPr>
          <w:rFonts w:hint="eastAsia" w:ascii="宋体" w:hAnsi="宋体" w:eastAsia="宋体" w:cs="宋体"/>
          <w:sz w:val="24"/>
          <w:lang w:eastAsia="zh-CN"/>
        </w:rPr>
        <w:t>「</w:t>
      </w:r>
      <w:r>
        <w:rPr>
          <w:rFonts w:hint="eastAsia" w:ascii="宋体" w:hAnsi="宋体" w:eastAsia="宋体" w:cs="宋体"/>
          <w:sz w:val="24"/>
        </w:rPr>
        <w:t>收敛路径</w:t>
      </w:r>
      <w:r>
        <w:rPr>
          <w:rFonts w:hint="eastAsia" w:ascii="宋体" w:hAnsi="宋体" w:eastAsia="宋体" w:cs="宋体"/>
          <w:sz w:val="24"/>
          <w:lang w:eastAsia="zh-CN"/>
        </w:rPr>
        <w:t>」</w:t>
      </w:r>
      <w:r>
        <w:rPr>
          <w:rFonts w:hint="eastAsia" w:ascii="宋体" w:hAnsi="宋体" w:eastAsia="宋体" w:cs="宋体"/>
          <w:sz w:val="24"/>
        </w:rPr>
        <w:t>，都作为同样真实的</w:t>
      </w:r>
      <w:r>
        <w:rPr>
          <w:rFonts w:hint="eastAsia" w:ascii="宋体" w:hAnsi="宋体" w:eastAsia="宋体" w:cs="宋体"/>
          <w:sz w:val="24"/>
          <w:lang w:eastAsia="zh-CN"/>
        </w:rPr>
        <w:t>「</w:t>
      </w:r>
      <w:r>
        <w:rPr>
          <w:rFonts w:hint="eastAsia" w:ascii="宋体" w:hAnsi="宋体" w:eastAsia="宋体" w:cs="宋体"/>
          <w:sz w:val="24"/>
        </w:rPr>
        <w:t>实在流</w:t>
      </w:r>
      <w:r>
        <w:rPr>
          <w:rFonts w:hint="eastAsia" w:ascii="宋体" w:hAnsi="宋体" w:eastAsia="宋体" w:cs="宋体"/>
          <w:sz w:val="24"/>
          <w:lang w:eastAsia="zh-CN"/>
        </w:rPr>
        <w:t>」</w:t>
      </w:r>
      <w:r>
        <w:rPr>
          <w:rFonts w:hint="eastAsia" w:ascii="宋体" w:hAnsi="宋体" w:eastAsia="宋体" w:cs="宋体"/>
          <w:sz w:val="24"/>
        </w:rPr>
        <w:t>（Reality Streams）而并存。</w:t>
      </w:r>
    </w:p>
    <w:p w14:paraId="74C46C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188A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例如，当一个光子通过一个半透半反镜时，它既有被反射的可能性，也有被透射的可能性。一个</w:t>
      </w:r>
      <w:r>
        <w:rPr>
          <w:rFonts w:hint="eastAsia" w:ascii="宋体" w:hAnsi="宋体" w:eastAsia="宋体" w:cs="宋体"/>
          <w:sz w:val="24"/>
          <w:lang w:eastAsia="zh-CN"/>
        </w:rPr>
        <w:t>「</w:t>
      </w:r>
      <w:r>
        <w:rPr>
          <w:rFonts w:hint="eastAsia" w:ascii="宋体" w:hAnsi="宋体" w:eastAsia="宋体" w:cs="宋体"/>
          <w:sz w:val="24"/>
        </w:rPr>
        <w:t>观察者</w:t>
      </w:r>
      <w:r>
        <w:rPr>
          <w:rFonts w:hint="eastAsia" w:ascii="宋体" w:hAnsi="宋体" w:eastAsia="宋体" w:cs="宋体"/>
          <w:sz w:val="24"/>
          <w:lang w:eastAsia="zh-CN"/>
        </w:rPr>
        <w:t>」</w:t>
      </w:r>
      <w:r>
        <w:rPr>
          <w:rFonts w:hint="eastAsia" w:ascii="宋体" w:hAnsi="宋体" w:eastAsia="宋体" w:cs="宋体"/>
          <w:sz w:val="24"/>
        </w:rPr>
        <w:t>（如一个探测器）的介入，将迫使这个可能性收敛。在</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模型下，所有观察者会</w:t>
      </w:r>
      <w:r>
        <w:rPr>
          <w:rFonts w:hint="eastAsia" w:ascii="宋体" w:hAnsi="宋体" w:eastAsia="宋体" w:cs="宋体"/>
          <w:sz w:val="24"/>
          <w:lang w:eastAsia="zh-CN"/>
        </w:rPr>
        <w:t>「</w:t>
      </w:r>
      <w:r>
        <w:rPr>
          <w:rFonts w:hint="eastAsia" w:ascii="宋体" w:hAnsi="宋体" w:eastAsia="宋体" w:cs="宋体"/>
          <w:sz w:val="24"/>
        </w:rPr>
        <w:t>同意</w:t>
      </w:r>
      <w:r>
        <w:rPr>
          <w:rFonts w:hint="eastAsia" w:ascii="宋体" w:hAnsi="宋体" w:eastAsia="宋体" w:cs="宋体"/>
          <w:sz w:val="24"/>
          <w:lang w:eastAsia="zh-CN"/>
        </w:rPr>
        <w:t>」</w:t>
      </w:r>
      <w:r>
        <w:rPr>
          <w:rFonts w:hint="eastAsia" w:ascii="宋体" w:hAnsi="宋体" w:eastAsia="宋体" w:cs="宋体"/>
          <w:sz w:val="24"/>
        </w:rPr>
        <w:t>一个结果。但在</w:t>
      </w:r>
      <w:r>
        <w:rPr>
          <w:rFonts w:hint="eastAsia" w:ascii="宋体" w:hAnsi="宋体" w:eastAsia="宋体" w:cs="宋体"/>
          <w:sz w:val="24"/>
          <w:lang w:eastAsia="zh-CN"/>
        </w:rPr>
        <w:t>「</w:t>
      </w:r>
      <w:r>
        <w:rPr>
          <w:rFonts w:hint="eastAsia" w:ascii="宋体" w:hAnsi="宋体" w:eastAsia="宋体" w:cs="宋体"/>
          <w:sz w:val="24"/>
        </w:rPr>
        <w:t>分歧</w:t>
      </w:r>
      <w:r>
        <w:rPr>
          <w:rFonts w:hint="eastAsia" w:ascii="宋体" w:hAnsi="宋体" w:eastAsia="宋体" w:cs="宋体"/>
          <w:sz w:val="24"/>
          <w:lang w:eastAsia="zh-CN"/>
        </w:rPr>
        <w:t>」</w:t>
      </w:r>
      <w:r>
        <w:rPr>
          <w:rFonts w:hint="eastAsia" w:ascii="宋体" w:hAnsi="宋体" w:eastAsia="宋体" w:cs="宋体"/>
          <w:sz w:val="24"/>
        </w:rPr>
        <w:t>模型下，</w:t>
      </w:r>
      <w:r>
        <w:rPr>
          <w:rFonts w:hint="eastAsia" w:ascii="宋体" w:hAnsi="宋体" w:eastAsia="宋体" w:cs="宋体"/>
          <w:sz w:val="24"/>
          <w:lang w:eastAsia="zh-CN"/>
        </w:rPr>
        <w:t>「</w:t>
      </w:r>
      <w:r>
        <w:rPr>
          <w:rFonts w:hint="eastAsia" w:ascii="宋体" w:hAnsi="宋体" w:eastAsia="宋体" w:cs="宋体"/>
          <w:sz w:val="24"/>
        </w:rPr>
        <w:t>光子被反射</w:t>
      </w:r>
      <w:r>
        <w:rPr>
          <w:rFonts w:hint="eastAsia" w:ascii="宋体" w:hAnsi="宋体" w:eastAsia="宋体" w:cs="宋体"/>
          <w:sz w:val="24"/>
          <w:lang w:eastAsia="zh-CN"/>
        </w:rPr>
        <w:t>」</w:t>
      </w:r>
      <w:r>
        <w:rPr>
          <w:rFonts w:hint="eastAsia" w:ascii="宋体" w:hAnsi="宋体" w:eastAsia="宋体" w:cs="宋体"/>
          <w:sz w:val="24"/>
        </w:rPr>
        <w:t>的实在流和</w:t>
      </w:r>
      <w:r>
        <w:rPr>
          <w:rFonts w:hint="eastAsia" w:ascii="宋体" w:hAnsi="宋体" w:eastAsia="宋体" w:cs="宋体"/>
          <w:sz w:val="24"/>
          <w:lang w:eastAsia="zh-CN"/>
        </w:rPr>
        <w:t>「</w:t>
      </w:r>
      <w:r>
        <w:rPr>
          <w:rFonts w:hint="eastAsia" w:ascii="宋体" w:hAnsi="宋体" w:eastAsia="宋体" w:cs="宋体"/>
          <w:sz w:val="24"/>
        </w:rPr>
        <w:t>光子被透射</w:t>
      </w:r>
      <w:r>
        <w:rPr>
          <w:rFonts w:hint="eastAsia" w:ascii="宋体" w:hAnsi="宋体" w:eastAsia="宋体" w:cs="宋体"/>
          <w:sz w:val="24"/>
          <w:lang w:eastAsia="zh-CN"/>
        </w:rPr>
        <w:t>」</w:t>
      </w:r>
      <w:r>
        <w:rPr>
          <w:rFonts w:hint="eastAsia" w:ascii="宋体" w:hAnsi="宋体" w:eastAsia="宋体" w:cs="宋体"/>
          <w:sz w:val="24"/>
        </w:rPr>
        <w:t>的实在流，都作为独立的、互不干扰的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而继续演化。</w:t>
      </w:r>
    </w:p>
    <w:p w14:paraId="054300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89C7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宏观层面的分歧：虽然在宏观世界，由于强大的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（即去相干效应），这种分叉极其罕见，但并非完全不可能。一个经典的哲学思想实验是</w:t>
      </w:r>
      <w:r>
        <w:rPr>
          <w:rFonts w:hint="eastAsia" w:ascii="宋体" w:hAnsi="宋体" w:eastAsia="宋体" w:cs="宋体"/>
          <w:sz w:val="24"/>
          <w:lang w:eastAsia="zh-CN"/>
        </w:rPr>
        <w:t>「</w:t>
      </w:r>
      <w:r>
        <w:rPr>
          <w:rFonts w:hint="eastAsia" w:ascii="宋体" w:hAnsi="宋体" w:eastAsia="宋体" w:cs="宋体"/>
          <w:sz w:val="24"/>
        </w:rPr>
        <w:t>薛定谔的猫</w:t>
      </w:r>
      <w:r>
        <w:rPr>
          <w:rFonts w:hint="eastAsia" w:ascii="宋体" w:hAnsi="宋体" w:eastAsia="宋体" w:cs="宋体"/>
          <w:sz w:val="24"/>
          <w:lang w:eastAsia="zh-CN"/>
        </w:rPr>
        <w:t>」</w:t>
      </w:r>
      <w:r>
        <w:rPr>
          <w:rFonts w:hint="eastAsia" w:ascii="宋体" w:hAnsi="宋体" w:eastAsia="宋体" w:cs="宋体"/>
          <w:sz w:val="24"/>
        </w:rPr>
        <w:t>：一只猫的生死，与一个放射性原子的衰变与否相纠缠。在原子衰变（一个量子事件）的</w:t>
      </w:r>
      <w:r>
        <w:rPr>
          <w:rFonts w:hint="eastAsia" w:ascii="宋体" w:hAnsi="宋体" w:eastAsia="宋体" w:cs="宋体"/>
          <w:sz w:val="24"/>
          <w:lang w:eastAsia="zh-CN"/>
        </w:rPr>
        <w:t>「</w:t>
      </w:r>
      <w:r>
        <w:rPr>
          <w:rFonts w:hint="eastAsia" w:ascii="宋体" w:hAnsi="宋体" w:eastAsia="宋体" w:cs="宋体"/>
          <w:sz w:val="24"/>
        </w:rPr>
        <w:t>观察分歧</w:t>
      </w:r>
      <w:r>
        <w:rPr>
          <w:rFonts w:hint="eastAsia" w:ascii="宋体" w:hAnsi="宋体" w:eastAsia="宋体" w:cs="宋体"/>
          <w:sz w:val="24"/>
          <w:lang w:eastAsia="zh-CN"/>
        </w:rPr>
        <w:t>」</w:t>
      </w:r>
      <w:r>
        <w:rPr>
          <w:rFonts w:hint="eastAsia" w:ascii="宋体" w:hAnsi="宋体" w:eastAsia="宋体" w:cs="宋体"/>
          <w:sz w:val="24"/>
        </w:rPr>
        <w:t>点，整个宏观系统（猫的死/活）也随之分叉。</w:t>
      </w:r>
      <w:r>
        <w:rPr>
          <w:rFonts w:hint="eastAsia" w:ascii="宋体" w:hAnsi="宋体" w:eastAsia="宋体" w:cs="宋体"/>
          <w:sz w:val="24"/>
          <w:lang w:eastAsia="zh-CN"/>
        </w:rPr>
        <w:t>「</w:t>
      </w:r>
      <w:r>
        <w:rPr>
          <w:rFonts w:hint="eastAsia" w:ascii="宋体" w:hAnsi="宋体" w:eastAsia="宋体" w:cs="宋体"/>
          <w:sz w:val="24"/>
        </w:rPr>
        <w:t>猫死了</w:t>
      </w:r>
      <w:r>
        <w:rPr>
          <w:rFonts w:hint="eastAsia" w:ascii="宋体" w:hAnsi="宋体" w:eastAsia="宋体" w:cs="宋体"/>
          <w:sz w:val="24"/>
          <w:lang w:eastAsia="zh-CN"/>
        </w:rPr>
        <w:t>」</w:t>
      </w:r>
      <w:r>
        <w:rPr>
          <w:rFonts w:hint="eastAsia" w:ascii="宋体" w:hAnsi="宋体" w:eastAsia="宋体" w:cs="宋体"/>
          <w:sz w:val="24"/>
        </w:rPr>
        <w:t>的实在版本和</w:t>
      </w:r>
      <w:r>
        <w:rPr>
          <w:rFonts w:hint="eastAsia" w:ascii="宋体" w:hAnsi="宋体" w:eastAsia="宋体" w:cs="宋体"/>
          <w:sz w:val="24"/>
          <w:lang w:eastAsia="zh-CN"/>
        </w:rPr>
        <w:t>「</w:t>
      </w:r>
      <w:r>
        <w:rPr>
          <w:rFonts w:hint="eastAsia" w:ascii="宋体" w:hAnsi="宋体" w:eastAsia="宋体" w:cs="宋体"/>
          <w:sz w:val="24"/>
        </w:rPr>
        <w:t>猫活着</w:t>
      </w:r>
      <w:r>
        <w:rPr>
          <w:rFonts w:hint="eastAsia" w:ascii="宋体" w:hAnsi="宋体" w:eastAsia="宋体" w:cs="宋体"/>
          <w:sz w:val="24"/>
          <w:lang w:eastAsia="zh-CN"/>
        </w:rPr>
        <w:t>」</w:t>
      </w:r>
      <w:r>
        <w:rPr>
          <w:rFonts w:hint="eastAsia" w:ascii="宋体" w:hAnsi="宋体" w:eastAsia="宋体" w:cs="宋体"/>
          <w:sz w:val="24"/>
        </w:rPr>
        <w:t>的实在版本，成为了两个互为</w:t>
      </w:r>
      <w:r>
        <w:rPr>
          <w:rFonts w:hint="eastAsia" w:ascii="宋体" w:hAnsi="宋体" w:eastAsia="宋体" w:cs="宋体"/>
          <w:sz w:val="24"/>
          <w:lang w:eastAsia="zh-CN"/>
        </w:rPr>
        <w:t>「</w:t>
      </w:r>
      <w:r>
        <w:rPr>
          <w:rFonts w:hint="eastAsia" w:ascii="宋体" w:hAnsi="宋体" w:eastAsia="宋体" w:cs="宋体"/>
          <w:sz w:val="24"/>
        </w:rPr>
        <w:t>他者</w:t>
      </w:r>
      <w:r>
        <w:rPr>
          <w:rFonts w:hint="eastAsia" w:ascii="宋体" w:hAnsi="宋体" w:eastAsia="宋体" w:cs="宋体"/>
          <w:sz w:val="24"/>
          <w:lang w:eastAsia="zh-CN"/>
        </w:rPr>
        <w:t>」</w:t>
      </w:r>
      <w:r>
        <w:rPr>
          <w:rFonts w:hint="eastAsia" w:ascii="宋体" w:hAnsi="宋体" w:eastAsia="宋体" w:cs="宋体"/>
          <w:sz w:val="24"/>
        </w:rPr>
        <w:t>的现实。</w:t>
      </w:r>
    </w:p>
    <w:p w14:paraId="1E24E423">
      <w:pPr>
        <w:pStyle w:val="6"/>
        <w:bidi w:val="0"/>
        <w:rPr>
          <w:rFonts w:hint="eastAsia" w:ascii="宋体" w:hAnsi="宋体" w:eastAsia="宋体" w:cs="宋体"/>
        </w:rPr>
      </w:pPr>
      <w:r>
        <w:rPr>
          <w:rFonts w:hint="eastAsia" w:ascii="宋体" w:hAnsi="宋体" w:eastAsia="宋体" w:cs="宋体"/>
        </w:rPr>
        <w:t>高维/低维：作为观察复杂度的实在建构</w:t>
      </w:r>
    </w:p>
    <w:p w14:paraId="04B0CE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的概念，也为我们重新理解</w:t>
      </w:r>
      <w:r>
        <w:rPr>
          <w:rFonts w:hint="eastAsia" w:ascii="宋体" w:hAnsi="宋体" w:eastAsia="宋体" w:cs="宋体"/>
          <w:sz w:val="24"/>
          <w:lang w:eastAsia="zh-CN"/>
        </w:rPr>
        <w:t>「</w:t>
      </w:r>
      <w:r>
        <w:rPr>
          <w:rFonts w:hint="eastAsia" w:ascii="宋体" w:hAnsi="宋体" w:eastAsia="宋体" w:cs="宋体"/>
          <w:sz w:val="24"/>
        </w:rPr>
        <w:t>维度</w:t>
      </w:r>
      <w:r>
        <w:rPr>
          <w:rFonts w:hint="eastAsia" w:ascii="宋体" w:hAnsi="宋体" w:eastAsia="宋体" w:cs="宋体"/>
          <w:sz w:val="24"/>
          <w:lang w:eastAsia="zh-CN"/>
        </w:rPr>
        <w:t>」</w:t>
      </w:r>
      <w:r>
        <w:rPr>
          <w:rFonts w:hint="eastAsia" w:ascii="宋体" w:hAnsi="宋体" w:eastAsia="宋体" w:cs="宋体"/>
          <w:sz w:val="24"/>
        </w:rPr>
        <w:t>（Dimension）提供了一个全新的哲学视角。在物理学中，维度通常指独立的坐标轴数量。但在我们的形而上学框架中，</w:t>
      </w:r>
      <w:r>
        <w:rPr>
          <w:rFonts w:hint="eastAsia" w:ascii="宋体" w:hAnsi="宋体" w:eastAsia="宋体" w:cs="宋体"/>
          <w:sz w:val="24"/>
          <w:lang w:eastAsia="zh-CN"/>
        </w:rPr>
        <w:t>「</w:t>
      </w:r>
      <w:r>
        <w:rPr>
          <w:rFonts w:hint="eastAsia" w:ascii="宋体" w:hAnsi="宋体" w:eastAsia="宋体" w:cs="宋体"/>
          <w:sz w:val="24"/>
        </w:rPr>
        <w:t>维度</w:t>
      </w:r>
      <w:r>
        <w:rPr>
          <w:rFonts w:hint="eastAsia" w:ascii="宋体" w:hAnsi="宋体" w:eastAsia="宋体" w:cs="宋体"/>
          <w:sz w:val="24"/>
          <w:lang w:eastAsia="zh-CN"/>
        </w:rPr>
        <w:t>」</w:t>
      </w:r>
      <w:r>
        <w:rPr>
          <w:rFonts w:hint="eastAsia" w:ascii="宋体" w:hAnsi="宋体" w:eastAsia="宋体" w:cs="宋体"/>
          <w:sz w:val="24"/>
        </w:rPr>
        <w:t>可以被重新定义为</w:t>
      </w:r>
      <w:r>
        <w:rPr>
          <w:rFonts w:hint="eastAsia" w:ascii="宋体" w:hAnsi="宋体" w:eastAsia="宋体" w:cs="宋体"/>
          <w:sz w:val="24"/>
          <w:lang w:eastAsia="zh-CN"/>
        </w:rPr>
        <w:t>「</w:t>
      </w:r>
      <w:r>
        <w:rPr>
          <w:rFonts w:hint="eastAsia" w:ascii="宋体" w:hAnsi="宋体" w:eastAsia="宋体" w:cs="宋体"/>
          <w:sz w:val="24"/>
        </w:rPr>
        <w:t>观察的自由度</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收敛的复杂度</w:t>
      </w:r>
      <w:r>
        <w:rPr>
          <w:rFonts w:hint="eastAsia" w:ascii="宋体" w:hAnsi="宋体" w:eastAsia="宋体" w:cs="宋体"/>
          <w:sz w:val="24"/>
          <w:lang w:eastAsia="zh-CN"/>
        </w:rPr>
        <w:t>」</w:t>
      </w:r>
      <w:r>
        <w:rPr>
          <w:rFonts w:hint="eastAsia" w:ascii="宋体" w:hAnsi="宋体" w:eastAsia="宋体" w:cs="宋体"/>
          <w:sz w:val="24"/>
        </w:rPr>
        <w:t>。</w:t>
      </w:r>
    </w:p>
    <w:p w14:paraId="16B08D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2FE6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低维实在：一个观察模式越简单、其收敛可能性的自由度越低，它所建构的实在就越</w:t>
      </w:r>
      <w:r>
        <w:rPr>
          <w:rFonts w:hint="eastAsia" w:ascii="宋体" w:hAnsi="宋体" w:eastAsia="宋体" w:cs="宋体"/>
          <w:sz w:val="24"/>
          <w:lang w:eastAsia="zh-CN"/>
        </w:rPr>
        <w:t>「</w:t>
      </w:r>
      <w:r>
        <w:rPr>
          <w:rFonts w:hint="eastAsia" w:ascii="宋体" w:hAnsi="宋体" w:eastAsia="宋体" w:cs="宋体"/>
          <w:sz w:val="24"/>
        </w:rPr>
        <w:t>低维</w:t>
      </w:r>
      <w:r>
        <w:rPr>
          <w:rFonts w:hint="eastAsia" w:ascii="宋体" w:hAnsi="宋体" w:eastAsia="宋体" w:cs="宋体"/>
          <w:sz w:val="24"/>
          <w:lang w:eastAsia="zh-CN"/>
        </w:rPr>
        <w:t>」</w:t>
      </w:r>
      <w:r>
        <w:rPr>
          <w:rFonts w:hint="eastAsia" w:ascii="宋体" w:hAnsi="宋体" w:eastAsia="宋体" w:cs="宋体"/>
          <w:sz w:val="24"/>
        </w:rPr>
        <w:t>。例如，一个只对</w:t>
      </w:r>
      <w:r>
        <w:rPr>
          <w:rFonts w:hint="eastAsia" w:ascii="宋体" w:hAnsi="宋体" w:eastAsia="宋体" w:cs="宋体"/>
          <w:sz w:val="24"/>
          <w:lang w:eastAsia="zh-CN"/>
        </w:rPr>
        <w:t>「</w:t>
      </w:r>
      <w:r>
        <w:rPr>
          <w:rFonts w:hint="eastAsia" w:ascii="宋体" w:hAnsi="宋体" w:eastAsia="宋体" w:cs="宋体"/>
          <w:sz w:val="24"/>
        </w:rPr>
        <w:t>温度</w:t>
      </w:r>
      <w:r>
        <w:rPr>
          <w:rFonts w:hint="eastAsia" w:ascii="宋体" w:hAnsi="宋体" w:eastAsia="宋体" w:cs="宋体"/>
          <w:sz w:val="24"/>
          <w:lang w:eastAsia="zh-CN"/>
        </w:rPr>
        <w:t>」</w:t>
      </w:r>
      <w:r>
        <w:rPr>
          <w:rFonts w:hint="eastAsia" w:ascii="宋体" w:hAnsi="宋体" w:eastAsia="宋体" w:cs="宋体"/>
          <w:sz w:val="24"/>
        </w:rPr>
        <w:t>这一个变量进行观察的简单传感器，它所生活的</w:t>
      </w:r>
      <w:r>
        <w:rPr>
          <w:rFonts w:hint="eastAsia" w:ascii="宋体" w:hAnsi="宋体" w:eastAsia="宋体" w:cs="宋体"/>
          <w:sz w:val="24"/>
          <w:lang w:eastAsia="zh-CN"/>
        </w:rPr>
        <w:t>「</w:t>
      </w:r>
      <w:r>
        <w:rPr>
          <w:rFonts w:hint="eastAsia" w:ascii="宋体" w:hAnsi="宋体" w:eastAsia="宋体" w:cs="宋体"/>
          <w:sz w:val="24"/>
        </w:rPr>
        <w:t>世界</w:t>
      </w:r>
      <w:r>
        <w:rPr>
          <w:rFonts w:hint="eastAsia" w:ascii="宋体" w:hAnsi="宋体" w:eastAsia="宋体" w:cs="宋体"/>
          <w:sz w:val="24"/>
          <w:lang w:eastAsia="zh-CN"/>
        </w:rPr>
        <w:t>」</w:t>
      </w:r>
      <w:r>
        <w:rPr>
          <w:rFonts w:hint="eastAsia" w:ascii="宋体" w:hAnsi="宋体" w:eastAsia="宋体" w:cs="宋体"/>
          <w:sz w:val="24"/>
        </w:rPr>
        <w:t>就是一个一维的</w:t>
      </w:r>
      <w:r>
        <w:rPr>
          <w:rFonts w:hint="eastAsia" w:ascii="宋体" w:hAnsi="宋体" w:eastAsia="宋体" w:cs="宋体"/>
          <w:sz w:val="24"/>
          <w:lang w:eastAsia="zh-CN"/>
        </w:rPr>
        <w:t>「</w:t>
      </w:r>
      <w:r>
        <w:rPr>
          <w:rFonts w:hint="eastAsia" w:ascii="宋体" w:hAnsi="宋体" w:eastAsia="宋体" w:cs="宋体"/>
          <w:sz w:val="24"/>
        </w:rPr>
        <w:t>温度线</w:t>
      </w:r>
      <w:r>
        <w:rPr>
          <w:rFonts w:hint="eastAsia" w:ascii="宋体" w:hAnsi="宋体" w:eastAsia="宋体" w:cs="宋体"/>
          <w:sz w:val="24"/>
          <w:lang w:eastAsia="zh-CN"/>
        </w:rPr>
        <w:t>」</w:t>
      </w:r>
      <w:r>
        <w:rPr>
          <w:rFonts w:hint="eastAsia" w:ascii="宋体" w:hAnsi="宋体" w:eastAsia="宋体" w:cs="宋体"/>
          <w:sz w:val="24"/>
        </w:rPr>
        <w:t>。对于一只只对化学梯度做出反应的细菌，它的世界可能是一个二维或三维的</w:t>
      </w:r>
      <w:r>
        <w:rPr>
          <w:rFonts w:hint="eastAsia" w:ascii="宋体" w:hAnsi="宋体" w:eastAsia="宋体" w:cs="宋体"/>
          <w:sz w:val="24"/>
          <w:lang w:eastAsia="zh-CN"/>
        </w:rPr>
        <w:t>「</w:t>
      </w:r>
      <w:r>
        <w:rPr>
          <w:rFonts w:hint="eastAsia" w:ascii="宋体" w:hAnsi="宋体" w:eastAsia="宋体" w:cs="宋体"/>
          <w:sz w:val="24"/>
        </w:rPr>
        <w:t>化学浓度空间</w:t>
      </w:r>
      <w:r>
        <w:rPr>
          <w:rFonts w:hint="eastAsia" w:ascii="宋体" w:hAnsi="宋体" w:eastAsia="宋体" w:cs="宋体"/>
          <w:sz w:val="24"/>
          <w:lang w:eastAsia="zh-CN"/>
        </w:rPr>
        <w:t>」</w:t>
      </w:r>
      <w:r>
        <w:rPr>
          <w:rFonts w:hint="eastAsia" w:ascii="宋体" w:hAnsi="宋体" w:eastAsia="宋体" w:cs="宋体"/>
          <w:sz w:val="24"/>
        </w:rPr>
        <w:t>。</w:t>
      </w:r>
    </w:p>
    <w:p w14:paraId="611E42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1790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高维实在：一个观察模式越复杂、能同时处理和收敛的变量越多，它所建构的实在就越</w:t>
      </w:r>
      <w:r>
        <w:rPr>
          <w:rFonts w:hint="eastAsia" w:ascii="宋体" w:hAnsi="宋体" w:eastAsia="宋体" w:cs="宋体"/>
          <w:sz w:val="24"/>
          <w:lang w:eastAsia="zh-CN"/>
        </w:rPr>
        <w:t>「</w:t>
      </w:r>
      <w:r>
        <w:rPr>
          <w:rFonts w:hint="eastAsia" w:ascii="宋体" w:hAnsi="宋体" w:eastAsia="宋体" w:cs="宋体"/>
          <w:sz w:val="24"/>
        </w:rPr>
        <w:t>高维</w:t>
      </w:r>
      <w:r>
        <w:rPr>
          <w:rFonts w:hint="eastAsia" w:ascii="宋体" w:hAnsi="宋体" w:eastAsia="宋体" w:cs="宋体"/>
          <w:sz w:val="24"/>
          <w:lang w:eastAsia="zh-CN"/>
        </w:rPr>
        <w:t>」</w:t>
      </w:r>
      <w:r>
        <w:rPr>
          <w:rFonts w:hint="eastAsia" w:ascii="宋体" w:hAnsi="宋体" w:eastAsia="宋体" w:cs="宋体"/>
          <w:sz w:val="24"/>
        </w:rPr>
        <w:t>。人类意识，能够同时整合视觉、听觉、触觉、情感、记忆和抽象符号，我们所建构的</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，就是一个极其丰富的、多层次的</w:t>
      </w:r>
      <w:r>
        <w:rPr>
          <w:rFonts w:hint="eastAsia" w:ascii="宋体" w:hAnsi="宋体" w:eastAsia="宋体" w:cs="宋体"/>
          <w:sz w:val="24"/>
          <w:lang w:eastAsia="zh-CN"/>
        </w:rPr>
        <w:t>「</w:t>
      </w:r>
      <w:r>
        <w:rPr>
          <w:rFonts w:hint="eastAsia" w:ascii="宋体" w:hAnsi="宋体" w:eastAsia="宋体" w:cs="宋体"/>
          <w:sz w:val="24"/>
        </w:rPr>
        <w:t>高维</w:t>
      </w:r>
      <w:r>
        <w:rPr>
          <w:rFonts w:hint="eastAsia" w:ascii="宋体" w:hAnsi="宋体" w:eastAsia="宋体" w:cs="宋体"/>
          <w:sz w:val="24"/>
          <w:lang w:eastAsia="zh-CN"/>
        </w:rPr>
        <w:t>」</w:t>
      </w:r>
      <w:r>
        <w:rPr>
          <w:rFonts w:hint="eastAsia" w:ascii="宋体" w:hAnsi="宋体" w:eastAsia="宋体" w:cs="宋体"/>
          <w:sz w:val="24"/>
        </w:rPr>
        <w:t>实在。</w:t>
      </w:r>
    </w:p>
    <w:p w14:paraId="741E4D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7B3D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从这个角度看，所谓的</w:t>
      </w:r>
      <w:r>
        <w:rPr>
          <w:rFonts w:hint="eastAsia" w:ascii="宋体" w:hAnsi="宋体" w:eastAsia="宋体" w:cs="宋体"/>
          <w:sz w:val="24"/>
          <w:lang w:eastAsia="zh-CN"/>
        </w:rPr>
        <w:t>「</w:t>
      </w:r>
      <w:r>
        <w:rPr>
          <w:rFonts w:hint="eastAsia" w:ascii="宋体" w:hAnsi="宋体" w:eastAsia="宋体" w:cs="宋体"/>
          <w:sz w:val="24"/>
        </w:rPr>
        <w:t>高维空间</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低维空间</w:t>
      </w:r>
      <w:r>
        <w:rPr>
          <w:rFonts w:hint="eastAsia" w:ascii="宋体" w:hAnsi="宋体" w:eastAsia="宋体" w:cs="宋体"/>
          <w:sz w:val="24"/>
          <w:lang w:eastAsia="zh-CN"/>
        </w:rPr>
        <w:t>」</w:t>
      </w:r>
      <w:r>
        <w:rPr>
          <w:rFonts w:hint="eastAsia" w:ascii="宋体" w:hAnsi="宋体" w:eastAsia="宋体" w:cs="宋体"/>
          <w:sz w:val="24"/>
        </w:rPr>
        <w:t>，并非指物理上存在于我们空间之外的其他空间。它们指的是，采用不同的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模式，从同一个</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中，可以</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出结构复杂度和自由度完全不同的</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。一个</w:t>
      </w:r>
      <w:r>
        <w:rPr>
          <w:rFonts w:hint="eastAsia" w:ascii="宋体" w:hAnsi="宋体" w:eastAsia="宋体" w:cs="宋体"/>
          <w:sz w:val="24"/>
          <w:lang w:eastAsia="zh-CN"/>
        </w:rPr>
        <w:t>「</w:t>
      </w:r>
      <w:r>
        <w:rPr>
          <w:rFonts w:hint="eastAsia" w:ascii="宋体" w:hAnsi="宋体" w:eastAsia="宋体" w:cs="宋体"/>
          <w:sz w:val="24"/>
        </w:rPr>
        <w:t>高维存在</w:t>
      </w:r>
      <w:r>
        <w:rPr>
          <w:rFonts w:hint="eastAsia" w:ascii="宋体" w:hAnsi="宋体" w:eastAsia="宋体" w:cs="宋体"/>
          <w:sz w:val="24"/>
          <w:lang w:eastAsia="zh-CN"/>
        </w:rPr>
        <w:t>」</w:t>
      </w:r>
      <w:r>
        <w:rPr>
          <w:rFonts w:hint="eastAsia" w:ascii="宋体" w:hAnsi="宋体" w:eastAsia="宋体" w:cs="宋体"/>
          <w:sz w:val="24"/>
        </w:rPr>
        <w:t>，或许就是一个能够以更复杂的模式</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和</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可能性的意识体，在它看来，我们三维空间中的许多看似无关的事件，可能在一个更高维的结构中是相互关联的。</w:t>
      </w:r>
    </w:p>
    <w:p w14:paraId="665FD39F">
      <w:pPr>
        <w:pStyle w:val="6"/>
        <w:bidi w:val="0"/>
        <w:rPr>
          <w:rFonts w:hint="eastAsia" w:ascii="宋体" w:hAnsi="宋体" w:eastAsia="宋体" w:cs="宋体"/>
        </w:rPr>
      </w:pPr>
      <w:r>
        <w:rPr>
          <w:rFonts w:hint="eastAsia" w:ascii="宋体" w:hAnsi="宋体" w:eastAsia="宋体" w:cs="宋体"/>
        </w:rPr>
        <w:t>平行宇宙与他者：作为</w:t>
      </w:r>
      <w:r>
        <w:rPr>
          <w:rFonts w:hint="eastAsia" w:ascii="宋体" w:hAnsi="宋体" w:eastAsia="宋体" w:cs="宋体"/>
          <w:lang w:eastAsia="zh-CN"/>
        </w:rPr>
        <w:t>「</w:t>
      </w:r>
      <w:r>
        <w:rPr>
          <w:rFonts w:hint="eastAsia" w:ascii="宋体" w:hAnsi="宋体" w:eastAsia="宋体" w:cs="宋体"/>
        </w:rPr>
        <w:t>不相干</w:t>
      </w:r>
      <w:r>
        <w:rPr>
          <w:rFonts w:hint="eastAsia" w:ascii="宋体" w:hAnsi="宋体" w:eastAsia="宋体" w:cs="宋体"/>
          <w:lang w:eastAsia="zh-CN"/>
        </w:rPr>
        <w:t>」</w:t>
      </w:r>
      <w:r>
        <w:rPr>
          <w:rFonts w:hint="eastAsia" w:ascii="宋体" w:hAnsi="宋体" w:eastAsia="宋体" w:cs="宋体"/>
        </w:rPr>
        <w:t>的实在</w:t>
      </w:r>
    </w:p>
    <w:p w14:paraId="6B501B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那么，这些无数的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在哪里？我们为什么感知不到它们？</w:t>
      </w:r>
    </w:p>
    <w:p w14:paraId="31E684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D566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答案在于</w:t>
      </w:r>
      <w:r>
        <w:rPr>
          <w:rFonts w:hint="eastAsia" w:ascii="宋体" w:hAnsi="宋体" w:eastAsia="宋体" w:cs="宋体"/>
          <w:sz w:val="24"/>
          <w:lang w:eastAsia="zh-CN"/>
        </w:rPr>
        <w:t>「</w:t>
      </w:r>
      <w:r>
        <w:rPr>
          <w:rFonts w:hint="eastAsia" w:ascii="宋体" w:hAnsi="宋体" w:eastAsia="宋体" w:cs="宋体"/>
          <w:sz w:val="24"/>
        </w:rPr>
        <w:t>相干性</w:t>
      </w:r>
      <w:r>
        <w:rPr>
          <w:rFonts w:hint="eastAsia" w:ascii="宋体" w:hAnsi="宋体" w:eastAsia="宋体" w:cs="宋体"/>
          <w:sz w:val="24"/>
          <w:lang w:eastAsia="zh-CN"/>
        </w:rPr>
        <w:t>」</w:t>
      </w:r>
      <w:r>
        <w:rPr>
          <w:rFonts w:hint="eastAsia" w:ascii="宋体" w:hAnsi="宋体" w:eastAsia="宋体" w:cs="宋体"/>
          <w:sz w:val="24"/>
        </w:rPr>
        <w:t>（Coherence）。一个共享的现实世界，其前提是参与其中的所有观察者，其</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行为是相互</w:t>
      </w:r>
      <w:r>
        <w:rPr>
          <w:rFonts w:hint="eastAsia" w:ascii="宋体" w:hAnsi="宋体" w:eastAsia="宋体" w:cs="宋体"/>
          <w:sz w:val="24"/>
          <w:lang w:eastAsia="zh-CN"/>
        </w:rPr>
        <w:t>「</w:t>
      </w:r>
      <w:r>
        <w:rPr>
          <w:rFonts w:hint="eastAsia" w:ascii="宋体" w:hAnsi="宋体" w:eastAsia="宋体" w:cs="宋体"/>
          <w:sz w:val="24"/>
        </w:rPr>
        <w:t>相干</w:t>
      </w:r>
      <w:r>
        <w:rPr>
          <w:rFonts w:hint="eastAsia" w:ascii="宋体" w:hAnsi="宋体" w:eastAsia="宋体" w:cs="宋体"/>
          <w:sz w:val="24"/>
          <w:lang w:eastAsia="zh-CN"/>
        </w:rPr>
        <w:t>」</w:t>
      </w:r>
      <w:r>
        <w:rPr>
          <w:rFonts w:hint="eastAsia" w:ascii="宋体" w:hAnsi="宋体" w:eastAsia="宋体" w:cs="宋体"/>
          <w:sz w:val="24"/>
        </w:rPr>
        <w:t>的，即能够相互作用、交换信息、并达成</w:t>
      </w:r>
      <w:r>
        <w:rPr>
          <w:rFonts w:hint="eastAsia" w:ascii="宋体" w:hAnsi="宋体" w:eastAsia="宋体" w:cs="宋体"/>
          <w:sz w:val="24"/>
          <w:lang w:eastAsia="zh-CN"/>
        </w:rPr>
        <w:t>「</w:t>
      </w:r>
      <w:r>
        <w:rPr>
          <w:rFonts w:hint="eastAsia" w:ascii="宋体" w:hAnsi="宋体" w:eastAsia="宋体" w:cs="宋体"/>
          <w:sz w:val="24"/>
        </w:rPr>
        <w:t>共识</w:t>
      </w:r>
      <w:r>
        <w:rPr>
          <w:rFonts w:hint="eastAsia" w:ascii="宋体" w:hAnsi="宋体" w:eastAsia="宋体" w:cs="宋体"/>
          <w:sz w:val="24"/>
          <w:lang w:eastAsia="zh-CN"/>
        </w:rPr>
        <w:t>」</w:t>
      </w:r>
      <w:r>
        <w:rPr>
          <w:rFonts w:hint="eastAsia" w:ascii="宋体" w:hAnsi="宋体" w:eastAsia="宋体" w:cs="宋体"/>
          <w:sz w:val="24"/>
        </w:rPr>
        <w:t>。我们之所以能和身边的人、桌子、椅子共同存在于同一个</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中，是因为我们之间存在着持续不断的、通过基本物理力（电磁力、引力等）介导的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互动。我们共同属于一个巨大的、自洽的</w:t>
      </w:r>
      <w:r>
        <w:rPr>
          <w:rFonts w:hint="eastAsia" w:ascii="宋体" w:hAnsi="宋体" w:eastAsia="宋体" w:cs="宋体"/>
          <w:sz w:val="24"/>
          <w:lang w:eastAsia="zh-CN"/>
        </w:rPr>
        <w:t>「</w:t>
      </w:r>
      <w:r>
        <w:rPr>
          <w:rFonts w:hint="eastAsia" w:ascii="宋体" w:hAnsi="宋体" w:eastAsia="宋体" w:cs="宋体"/>
          <w:sz w:val="24"/>
        </w:rPr>
        <w:t>相干观察网络</w:t>
      </w:r>
      <w:r>
        <w:rPr>
          <w:rFonts w:hint="eastAsia" w:ascii="宋体" w:hAnsi="宋体" w:eastAsia="宋体" w:cs="宋体"/>
          <w:sz w:val="24"/>
          <w:lang w:eastAsia="zh-CN"/>
        </w:rPr>
        <w:t>」</w:t>
      </w:r>
      <w:r>
        <w:rPr>
          <w:rFonts w:hint="eastAsia" w:ascii="宋体" w:hAnsi="宋体" w:eastAsia="宋体" w:cs="宋体"/>
          <w:sz w:val="24"/>
        </w:rPr>
        <w:t>。</w:t>
      </w:r>
    </w:p>
    <w:p w14:paraId="4A5F47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6A79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，根据定义，就是那些与我们的</w:t>
      </w:r>
      <w:r>
        <w:rPr>
          <w:rFonts w:hint="eastAsia" w:ascii="宋体" w:hAnsi="宋体" w:eastAsia="宋体" w:cs="宋体"/>
          <w:sz w:val="24"/>
          <w:lang w:eastAsia="zh-CN"/>
        </w:rPr>
        <w:t>「</w:t>
      </w:r>
      <w:r>
        <w:rPr>
          <w:rFonts w:hint="eastAsia" w:ascii="宋体" w:hAnsi="宋体" w:eastAsia="宋体" w:cs="宋体"/>
          <w:sz w:val="24"/>
        </w:rPr>
        <w:t>相干观察网络</w:t>
      </w:r>
      <w:r>
        <w:rPr>
          <w:rFonts w:hint="eastAsia" w:ascii="宋体" w:hAnsi="宋体" w:eastAsia="宋体" w:cs="宋体"/>
          <w:sz w:val="24"/>
          <w:lang w:eastAsia="zh-CN"/>
        </w:rPr>
        <w:t>」</w:t>
      </w:r>
      <w:r>
        <w:rPr>
          <w:rFonts w:hint="eastAsia" w:ascii="宋体" w:hAnsi="宋体" w:eastAsia="宋体" w:cs="宋体"/>
          <w:sz w:val="24"/>
        </w:rPr>
        <w:t>完全</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（Incoherent）的实在流。</w:t>
      </w:r>
    </w:p>
    <w:p w14:paraId="4D64E2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2D5F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平行宇宙：在量子分叉点上产生的不同实在版本，之所以互不干扰，就是因为它们在分叉之后，其波函数变得完全</w:t>
      </w:r>
      <w:r>
        <w:rPr>
          <w:rFonts w:hint="eastAsia" w:ascii="宋体" w:hAnsi="宋体" w:eastAsia="宋体" w:cs="宋体"/>
          <w:sz w:val="24"/>
          <w:lang w:eastAsia="zh-CN"/>
        </w:rPr>
        <w:t>「</w:t>
      </w:r>
      <w:r>
        <w:rPr>
          <w:rFonts w:hint="eastAsia" w:ascii="宋体" w:hAnsi="宋体" w:eastAsia="宋体" w:cs="宋体"/>
          <w:sz w:val="24"/>
        </w:rPr>
        <w:t>退相干</w:t>
      </w:r>
      <w:r>
        <w:rPr>
          <w:rFonts w:hint="eastAsia" w:ascii="宋体" w:hAnsi="宋体" w:eastAsia="宋体" w:cs="宋体"/>
          <w:sz w:val="24"/>
          <w:lang w:eastAsia="zh-CN"/>
        </w:rPr>
        <w:t>」</w:t>
      </w:r>
      <w:r>
        <w:rPr>
          <w:rFonts w:hint="eastAsia" w:ascii="宋体" w:hAnsi="宋体" w:eastAsia="宋体" w:cs="宋体"/>
          <w:sz w:val="24"/>
        </w:rPr>
        <w:t>，无法再进行任何形式的相互作用。它们成为了两个独立的、信息上完全隔绝的</w:t>
      </w:r>
      <w:r>
        <w:rPr>
          <w:rFonts w:hint="eastAsia" w:ascii="宋体" w:hAnsi="宋体" w:eastAsia="宋体" w:cs="宋体"/>
          <w:sz w:val="24"/>
          <w:lang w:eastAsia="zh-CN"/>
        </w:rPr>
        <w:t>「</w:t>
      </w:r>
      <w:r>
        <w:rPr>
          <w:rFonts w:hint="eastAsia" w:ascii="宋体" w:hAnsi="宋体" w:eastAsia="宋体" w:cs="宋体"/>
          <w:sz w:val="24"/>
        </w:rPr>
        <w:t>相干观察网络</w:t>
      </w:r>
      <w:r>
        <w:rPr>
          <w:rFonts w:hint="eastAsia" w:ascii="宋体" w:hAnsi="宋体" w:eastAsia="宋体" w:cs="宋体"/>
          <w:sz w:val="24"/>
          <w:lang w:eastAsia="zh-CN"/>
        </w:rPr>
        <w:t>」</w:t>
      </w:r>
      <w:r>
        <w:rPr>
          <w:rFonts w:hint="eastAsia" w:ascii="宋体" w:hAnsi="宋体" w:eastAsia="宋体" w:cs="宋体"/>
          <w:sz w:val="24"/>
        </w:rPr>
        <w:t>。</w:t>
      </w:r>
    </w:p>
    <w:p w14:paraId="3C6DF5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CB9F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他者意识：这个概念甚至可以应用于对</w:t>
      </w:r>
      <w:r>
        <w:rPr>
          <w:rFonts w:hint="eastAsia" w:ascii="宋体" w:hAnsi="宋体" w:eastAsia="宋体" w:cs="宋体"/>
          <w:sz w:val="24"/>
          <w:lang w:eastAsia="zh-CN"/>
        </w:rPr>
        <w:t>「</w:t>
      </w:r>
      <w:r>
        <w:rPr>
          <w:rFonts w:hint="eastAsia" w:ascii="宋体" w:hAnsi="宋体" w:eastAsia="宋体" w:cs="宋体"/>
          <w:sz w:val="24"/>
        </w:rPr>
        <w:t>他人心灵</w:t>
      </w:r>
      <w:r>
        <w:rPr>
          <w:rFonts w:hint="eastAsia" w:ascii="宋体" w:hAnsi="宋体" w:eastAsia="宋体" w:cs="宋体"/>
          <w:sz w:val="24"/>
          <w:lang w:eastAsia="zh-CN"/>
        </w:rPr>
        <w:t>」</w:t>
      </w:r>
      <w:r>
        <w:rPr>
          <w:rFonts w:hint="eastAsia" w:ascii="宋体" w:hAnsi="宋体" w:eastAsia="宋体" w:cs="宋体"/>
          <w:sz w:val="24"/>
        </w:rPr>
        <w:t>问题的理解。我永远无法直接</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到另一个人的主观体验。他的内心世界，对于我来说，就是一个</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的实在。我们之所以能推断出彼此拥有相似的内心世界，是通过语言、行为等</w:t>
      </w:r>
      <w:r>
        <w:rPr>
          <w:rFonts w:hint="eastAsia" w:ascii="宋体" w:hAnsi="宋体" w:eastAsia="宋体" w:cs="宋体"/>
          <w:sz w:val="24"/>
          <w:lang w:eastAsia="zh-CN"/>
        </w:rPr>
        <w:t>「</w:t>
      </w:r>
      <w:r>
        <w:rPr>
          <w:rFonts w:hint="eastAsia" w:ascii="宋体" w:hAnsi="宋体" w:eastAsia="宋体" w:cs="宋体"/>
          <w:sz w:val="24"/>
        </w:rPr>
        <w:t>间接</w:t>
      </w:r>
      <w:r>
        <w:rPr>
          <w:rFonts w:hint="eastAsia" w:ascii="宋体" w:hAnsi="宋体" w:eastAsia="宋体" w:cs="宋体"/>
          <w:sz w:val="24"/>
          <w:lang w:eastAsia="zh-CN"/>
        </w:rPr>
        <w:t>」</w:t>
      </w:r>
      <w:r>
        <w:rPr>
          <w:rFonts w:hint="eastAsia" w:ascii="宋体" w:hAnsi="宋体" w:eastAsia="宋体" w:cs="宋体"/>
          <w:sz w:val="24"/>
        </w:rPr>
        <w:t>的观察，在我们各自的</w:t>
      </w:r>
      <w:r>
        <w:rPr>
          <w:rFonts w:hint="eastAsia" w:ascii="宋体" w:hAnsi="宋体" w:eastAsia="宋体" w:cs="宋体"/>
          <w:sz w:val="24"/>
          <w:lang w:eastAsia="zh-CN"/>
        </w:rPr>
        <w:t>「</w:t>
      </w:r>
      <w:r>
        <w:rPr>
          <w:rFonts w:hint="eastAsia" w:ascii="宋体" w:hAnsi="宋体" w:eastAsia="宋体" w:cs="宋体"/>
          <w:sz w:val="24"/>
        </w:rPr>
        <w:t>相干网络</w:t>
      </w:r>
      <w:r>
        <w:rPr>
          <w:rFonts w:hint="eastAsia" w:ascii="宋体" w:hAnsi="宋体" w:eastAsia="宋体" w:cs="宋体"/>
          <w:sz w:val="24"/>
          <w:lang w:eastAsia="zh-CN"/>
        </w:rPr>
        <w:t>」</w:t>
      </w:r>
      <w:r>
        <w:rPr>
          <w:rFonts w:hint="eastAsia" w:ascii="宋体" w:hAnsi="宋体" w:eastAsia="宋体" w:cs="宋体"/>
          <w:sz w:val="24"/>
        </w:rPr>
        <w:t>中，建构出了一个关于对方的</w:t>
      </w:r>
      <w:r>
        <w:rPr>
          <w:rFonts w:hint="eastAsia" w:ascii="宋体" w:hAnsi="宋体" w:eastAsia="宋体" w:cs="宋体"/>
          <w:sz w:val="24"/>
          <w:lang w:eastAsia="zh-CN"/>
        </w:rPr>
        <w:t>「</w:t>
      </w:r>
      <w:r>
        <w:rPr>
          <w:rFonts w:hint="eastAsia" w:ascii="宋体" w:hAnsi="宋体" w:eastAsia="宋体" w:cs="宋体"/>
          <w:sz w:val="24"/>
        </w:rPr>
        <w:t>模型</w:t>
      </w:r>
      <w:r>
        <w:rPr>
          <w:rFonts w:hint="eastAsia" w:ascii="宋体" w:hAnsi="宋体" w:eastAsia="宋体" w:cs="宋体"/>
          <w:sz w:val="24"/>
          <w:lang w:eastAsia="zh-CN"/>
        </w:rPr>
        <w:t>」</w:t>
      </w:r>
      <w:r>
        <w:rPr>
          <w:rFonts w:hint="eastAsia" w:ascii="宋体" w:hAnsi="宋体" w:eastAsia="宋体" w:cs="宋体"/>
          <w:sz w:val="24"/>
        </w:rPr>
        <w:t>。</w:t>
      </w:r>
    </w:p>
    <w:p w14:paraId="0E1B05D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4A419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因此，宇宙并非一个单一的、包罗万象的</w:t>
      </w:r>
      <w:r>
        <w:rPr>
          <w:rFonts w:hint="eastAsia" w:ascii="宋体" w:hAnsi="宋体" w:eastAsia="宋体" w:cs="宋体"/>
          <w:sz w:val="24"/>
          <w:lang w:eastAsia="zh-CN"/>
        </w:rPr>
        <w:t>「</w:t>
      </w:r>
      <w:r>
        <w:rPr>
          <w:rFonts w:hint="eastAsia" w:ascii="宋体" w:hAnsi="宋体" w:eastAsia="宋体" w:cs="宋体"/>
          <w:sz w:val="24"/>
        </w:rPr>
        <w:t>整体</w:t>
      </w:r>
      <w:r>
        <w:rPr>
          <w:rFonts w:hint="eastAsia" w:ascii="宋体" w:hAnsi="宋体" w:eastAsia="宋体" w:cs="宋体"/>
          <w:sz w:val="24"/>
          <w:lang w:eastAsia="zh-CN"/>
        </w:rPr>
        <w:t>」</w:t>
      </w:r>
      <w:r>
        <w:rPr>
          <w:rFonts w:hint="eastAsia" w:ascii="宋体" w:hAnsi="宋体" w:eastAsia="宋体" w:cs="宋体"/>
          <w:sz w:val="24"/>
        </w:rPr>
        <w:t>，而更像是一个由无数个、或大或小的、相互</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实在孤岛</w:t>
      </w:r>
      <w:r>
        <w:rPr>
          <w:rFonts w:hint="eastAsia" w:ascii="宋体" w:hAnsi="宋体" w:eastAsia="宋体" w:cs="宋体"/>
          <w:sz w:val="24"/>
          <w:lang w:eastAsia="zh-CN"/>
        </w:rPr>
        <w:t>」</w:t>
      </w:r>
      <w:r>
        <w:rPr>
          <w:rFonts w:hint="eastAsia" w:ascii="宋体" w:hAnsi="宋体" w:eastAsia="宋体" w:cs="宋体"/>
          <w:sz w:val="24"/>
        </w:rPr>
        <w:t>所构成的</w:t>
      </w:r>
      <w:r>
        <w:rPr>
          <w:rFonts w:hint="eastAsia" w:ascii="宋体" w:hAnsi="宋体" w:eastAsia="宋体" w:cs="宋体"/>
          <w:sz w:val="24"/>
          <w:lang w:eastAsia="zh-CN"/>
        </w:rPr>
        <w:t>「</w:t>
      </w:r>
      <w:r>
        <w:rPr>
          <w:rFonts w:hint="eastAsia" w:ascii="宋体" w:hAnsi="宋体" w:eastAsia="宋体" w:cs="宋体"/>
          <w:sz w:val="24"/>
        </w:rPr>
        <w:t>元宇宙</w:t>
      </w:r>
      <w:r>
        <w:rPr>
          <w:rFonts w:hint="eastAsia" w:ascii="宋体" w:hAnsi="宋体" w:eastAsia="宋体" w:cs="宋体"/>
          <w:sz w:val="24"/>
          <w:lang w:eastAsia="zh-CN"/>
        </w:rPr>
        <w:t>」</w:t>
      </w:r>
      <w:r>
        <w:rPr>
          <w:rFonts w:hint="eastAsia" w:ascii="宋体" w:hAnsi="宋体" w:eastAsia="宋体" w:cs="宋体"/>
          <w:sz w:val="24"/>
        </w:rPr>
        <w:t>（Meta-verse）。我们所知的这个宇宙，只是其中一个巨大的</w:t>
      </w:r>
      <w:r>
        <w:rPr>
          <w:rFonts w:hint="eastAsia" w:ascii="宋体" w:hAnsi="宋体" w:eastAsia="宋体" w:cs="宋体"/>
          <w:sz w:val="24"/>
          <w:lang w:eastAsia="zh-CN"/>
        </w:rPr>
        <w:t>「</w:t>
      </w:r>
      <w:r>
        <w:rPr>
          <w:rFonts w:hint="eastAsia" w:ascii="宋体" w:hAnsi="宋体" w:eastAsia="宋体" w:cs="宋体"/>
          <w:sz w:val="24"/>
        </w:rPr>
        <w:t>孤岛</w:t>
      </w:r>
      <w:r>
        <w:rPr>
          <w:rFonts w:hint="eastAsia" w:ascii="宋体" w:hAnsi="宋体" w:eastAsia="宋体" w:cs="宋体"/>
          <w:sz w:val="24"/>
          <w:lang w:eastAsia="zh-CN"/>
        </w:rPr>
        <w:t>」</w:t>
      </w:r>
      <w:r>
        <w:rPr>
          <w:rFonts w:hint="eastAsia" w:ascii="宋体" w:hAnsi="宋体" w:eastAsia="宋体" w:cs="宋体"/>
          <w:sz w:val="24"/>
        </w:rPr>
        <w:t>。而那些未在我们的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快照中的</w:t>
      </w:r>
      <w:r>
        <w:rPr>
          <w:rFonts w:hint="eastAsia" w:ascii="宋体" w:hAnsi="宋体" w:eastAsia="宋体" w:cs="宋体"/>
          <w:sz w:val="24"/>
          <w:lang w:eastAsia="zh-CN"/>
        </w:rPr>
        <w:t>「</w:t>
      </w:r>
      <w:r>
        <w:rPr>
          <w:rFonts w:hint="eastAsia" w:ascii="宋体" w:hAnsi="宋体" w:eastAsia="宋体" w:cs="宋体"/>
          <w:sz w:val="24"/>
        </w:rPr>
        <w:t>不相干主体</w:t>
      </w:r>
      <w:r>
        <w:rPr>
          <w:rFonts w:hint="eastAsia" w:ascii="宋体" w:hAnsi="宋体" w:eastAsia="宋体" w:cs="宋体"/>
          <w:sz w:val="24"/>
          <w:lang w:eastAsia="zh-CN"/>
        </w:rPr>
        <w:t>」</w:t>
      </w:r>
      <w:r>
        <w:rPr>
          <w:rFonts w:hint="eastAsia" w:ascii="宋体" w:hAnsi="宋体" w:eastAsia="宋体" w:cs="宋体"/>
          <w:sz w:val="24"/>
        </w:rPr>
        <w:t>们，要么归于了尚未被收敛的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，要么就构成了那无数个我们永远无法直接触及的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w:t>
      </w:r>
    </w:p>
    <w:p w14:paraId="306B7F16">
      <w:pPr>
        <w:pStyle w:val="5"/>
        <w:bidi w:val="0"/>
        <w:rPr>
          <w:rFonts w:hint="eastAsia" w:ascii="宋体" w:hAnsi="宋体" w:eastAsia="宋体" w:cs="宋体"/>
        </w:rPr>
      </w:pPr>
      <w:r>
        <w:rPr>
          <w:rFonts w:hint="eastAsia" w:ascii="宋体" w:hAnsi="宋体" w:eastAsia="宋体" w:cs="宋体"/>
        </w:rPr>
        <w:t>结论：一个多元、开放、共同创造的本体</w:t>
      </w:r>
    </w:p>
    <w:p w14:paraId="112263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随着对</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的探讨，我们第一部分</w:t>
      </w:r>
      <w:r>
        <w:rPr>
          <w:rFonts w:hint="eastAsia" w:ascii="宋体" w:hAnsi="宋体" w:eastAsia="宋体" w:cs="宋体"/>
          <w:sz w:val="24"/>
          <w:lang w:eastAsia="zh-CN"/>
        </w:rPr>
        <w:t>「</w:t>
      </w:r>
      <w:r>
        <w:rPr>
          <w:rFonts w:hint="eastAsia" w:ascii="宋体" w:hAnsi="宋体" w:eastAsia="宋体" w:cs="宋体"/>
          <w:sz w:val="24"/>
        </w:rPr>
        <w:t>本体论</w:t>
      </w:r>
      <w:r>
        <w:rPr>
          <w:rFonts w:hint="eastAsia" w:ascii="宋体" w:hAnsi="宋体" w:eastAsia="宋体" w:cs="宋体"/>
          <w:sz w:val="24"/>
          <w:lang w:eastAsia="zh-CN"/>
        </w:rPr>
        <w:t>」</w:t>
      </w:r>
      <w:r>
        <w:rPr>
          <w:rFonts w:hint="eastAsia" w:ascii="宋体" w:hAnsi="宋体" w:eastAsia="宋体" w:cs="宋体"/>
          <w:sz w:val="24"/>
        </w:rPr>
        <w:t>的旅程也抵达了终点。让我们回顾一下这趟旅程所勾勒出的宇宙图景：</w:t>
      </w:r>
    </w:p>
    <w:p w14:paraId="435E09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F3F3FB">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宇宙的终极源头，是一个无限、动态的</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，它优先于一切实体、法则和二元对立。</w:t>
      </w:r>
    </w:p>
    <w:p w14:paraId="65997AA2">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，一种从粒子到意识普遍存在的本体论互动，是驱动</w:t>
      </w:r>
      <w:r>
        <w:rPr>
          <w:rFonts w:hint="eastAsia" w:ascii="宋体" w:hAnsi="宋体" w:eastAsia="宋体" w:cs="宋体"/>
          <w:sz w:val="24"/>
          <w:lang w:eastAsia="zh-CN"/>
        </w:rPr>
        <w:t>「</w:t>
      </w:r>
      <w:r>
        <w:rPr>
          <w:rFonts w:hint="eastAsia" w:ascii="宋体" w:hAnsi="宋体" w:eastAsia="宋体" w:cs="宋体"/>
          <w:sz w:val="24"/>
        </w:rPr>
        <w:t>可能性</w:t>
      </w:r>
      <w:r>
        <w:rPr>
          <w:rFonts w:hint="eastAsia" w:ascii="宋体" w:hAnsi="宋体" w:eastAsia="宋体" w:cs="宋体"/>
          <w:sz w:val="24"/>
          <w:lang w:eastAsia="zh-CN"/>
        </w:rPr>
        <w:t>」</w:t>
      </w:r>
      <w:r>
        <w:rPr>
          <w:rFonts w:hint="eastAsia" w:ascii="宋体" w:hAnsi="宋体" w:eastAsia="宋体" w:cs="宋体"/>
          <w:sz w:val="24"/>
        </w:rPr>
        <w:t>收敛为</w:t>
      </w:r>
      <w:r>
        <w:rPr>
          <w:rFonts w:hint="eastAsia" w:ascii="宋体" w:hAnsi="宋体" w:eastAsia="宋体" w:cs="宋体"/>
          <w:sz w:val="24"/>
          <w:lang w:eastAsia="zh-CN"/>
        </w:rPr>
        <w:t>「</w:t>
      </w:r>
      <w:r>
        <w:rPr>
          <w:rFonts w:hint="eastAsia" w:ascii="宋体" w:hAnsi="宋体" w:eastAsia="宋体" w:cs="宋体"/>
          <w:sz w:val="24"/>
        </w:rPr>
        <w:t>现实</w:t>
      </w:r>
      <w:r>
        <w:rPr>
          <w:rFonts w:hint="eastAsia" w:ascii="宋体" w:hAnsi="宋体" w:eastAsia="宋体" w:cs="宋体"/>
          <w:sz w:val="24"/>
          <w:lang w:eastAsia="zh-CN"/>
        </w:rPr>
        <w:t>」</w:t>
      </w:r>
      <w:r>
        <w:rPr>
          <w:rFonts w:hint="eastAsia" w:ascii="宋体" w:hAnsi="宋体" w:eastAsia="宋体" w:cs="宋体"/>
          <w:sz w:val="24"/>
        </w:rPr>
        <w:t>的根本动力。</w:t>
      </w:r>
    </w:p>
    <w:p w14:paraId="3262DE61">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我们所知的现实世界，包括其物质形态、时空结构和因果规律，都是由多层级的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所涌现出的、极其稳固的</w:t>
      </w:r>
      <w:r>
        <w:rPr>
          <w:rFonts w:hint="eastAsia" w:ascii="宋体" w:hAnsi="宋体" w:eastAsia="宋体" w:cs="宋体"/>
          <w:sz w:val="24"/>
          <w:lang w:eastAsia="zh-CN"/>
        </w:rPr>
        <w:t>「</w:t>
      </w:r>
      <w:r>
        <w:rPr>
          <w:rFonts w:hint="eastAsia" w:ascii="宋体" w:hAnsi="宋体" w:eastAsia="宋体" w:cs="宋体"/>
          <w:sz w:val="24"/>
        </w:rPr>
        <w:t>次级建构</w:t>
      </w:r>
      <w:r>
        <w:rPr>
          <w:rFonts w:hint="eastAsia" w:ascii="宋体" w:hAnsi="宋体" w:eastAsia="宋体" w:cs="宋体"/>
          <w:sz w:val="24"/>
          <w:lang w:eastAsia="zh-CN"/>
        </w:rPr>
        <w:t>」</w:t>
      </w:r>
      <w:r>
        <w:rPr>
          <w:rFonts w:hint="eastAsia" w:ascii="宋体" w:hAnsi="宋体" w:eastAsia="宋体" w:cs="宋体"/>
          <w:sz w:val="24"/>
        </w:rPr>
        <w:t>。</w:t>
      </w:r>
    </w:p>
    <w:p w14:paraId="574807BB">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发生不可调和的</w:t>
      </w:r>
      <w:r>
        <w:rPr>
          <w:rFonts w:hint="eastAsia" w:ascii="宋体" w:hAnsi="宋体" w:eastAsia="宋体" w:cs="宋体"/>
          <w:sz w:val="24"/>
          <w:lang w:eastAsia="zh-CN"/>
        </w:rPr>
        <w:t>「</w:t>
      </w:r>
      <w:r>
        <w:rPr>
          <w:rFonts w:hint="eastAsia" w:ascii="宋体" w:hAnsi="宋体" w:eastAsia="宋体" w:cs="宋体"/>
          <w:sz w:val="24"/>
        </w:rPr>
        <w:t>分歧</w:t>
      </w:r>
      <w:r>
        <w:rPr>
          <w:rFonts w:hint="eastAsia" w:ascii="宋体" w:hAnsi="宋体" w:eastAsia="宋体" w:cs="宋体"/>
          <w:sz w:val="24"/>
          <w:lang w:eastAsia="zh-CN"/>
        </w:rPr>
        <w:t>」</w:t>
      </w:r>
      <w:r>
        <w:rPr>
          <w:rFonts w:hint="eastAsia" w:ascii="宋体" w:hAnsi="宋体" w:eastAsia="宋体" w:cs="宋体"/>
          <w:sz w:val="24"/>
        </w:rPr>
        <w:t>时，便会产生相互</w:t>
      </w:r>
      <w:r>
        <w:rPr>
          <w:rFonts w:hint="eastAsia" w:ascii="宋体" w:hAnsi="宋体" w:eastAsia="宋体" w:cs="宋体"/>
          <w:sz w:val="24"/>
          <w:lang w:eastAsia="zh-CN"/>
        </w:rPr>
        <w:t>「</w:t>
      </w:r>
      <w:r>
        <w:rPr>
          <w:rFonts w:hint="eastAsia" w:ascii="宋体" w:hAnsi="宋体" w:eastAsia="宋体" w:cs="宋体"/>
          <w:sz w:val="24"/>
        </w:rPr>
        <w:t>不相干</w:t>
      </w:r>
      <w:r>
        <w:rPr>
          <w:rFonts w:hint="eastAsia" w:ascii="宋体" w:hAnsi="宋体" w:eastAsia="宋体" w:cs="宋体"/>
          <w:sz w:val="24"/>
          <w:lang w:eastAsia="zh-CN"/>
        </w:rPr>
        <w:t>」</w:t>
      </w:r>
      <w:r>
        <w:rPr>
          <w:rFonts w:hint="eastAsia" w:ascii="宋体" w:hAnsi="宋体" w:eastAsia="宋体" w:cs="宋体"/>
          <w:sz w:val="24"/>
        </w:rPr>
        <w:t>的</w:t>
      </w:r>
      <w:r>
        <w:rPr>
          <w:rFonts w:hint="eastAsia" w:ascii="宋体" w:hAnsi="宋体" w:eastAsia="宋体" w:cs="宋体"/>
          <w:sz w:val="24"/>
          <w:lang w:eastAsia="zh-CN"/>
        </w:rPr>
        <w:t>「</w:t>
      </w:r>
      <w:r>
        <w:rPr>
          <w:rFonts w:hint="eastAsia" w:ascii="宋体" w:hAnsi="宋体" w:eastAsia="宋体" w:cs="宋体"/>
          <w:sz w:val="24"/>
        </w:rPr>
        <w:t>他者实在</w:t>
      </w:r>
      <w:r>
        <w:rPr>
          <w:rFonts w:hint="eastAsia" w:ascii="宋体" w:hAnsi="宋体" w:eastAsia="宋体" w:cs="宋体"/>
          <w:sz w:val="24"/>
          <w:lang w:eastAsia="zh-CN"/>
        </w:rPr>
        <w:t>」</w:t>
      </w:r>
      <w:r>
        <w:rPr>
          <w:rFonts w:hint="eastAsia" w:ascii="宋体" w:hAnsi="宋体" w:eastAsia="宋体" w:cs="宋体"/>
          <w:sz w:val="24"/>
        </w:rPr>
        <w:t>，使得宇宙的本体呈现为一个多元、开放、不断分叉的</w:t>
      </w:r>
      <w:r>
        <w:rPr>
          <w:rFonts w:hint="eastAsia" w:ascii="宋体" w:hAnsi="宋体" w:eastAsia="宋体" w:cs="宋体"/>
          <w:sz w:val="24"/>
          <w:lang w:eastAsia="zh-CN"/>
        </w:rPr>
        <w:t>「</w:t>
      </w:r>
      <w:r>
        <w:rPr>
          <w:rFonts w:hint="eastAsia" w:ascii="宋体" w:hAnsi="宋体" w:eastAsia="宋体" w:cs="宋体"/>
          <w:sz w:val="24"/>
        </w:rPr>
        <w:t>可能性之树</w:t>
      </w:r>
      <w:r>
        <w:rPr>
          <w:rFonts w:hint="eastAsia" w:ascii="宋体" w:hAnsi="宋体" w:eastAsia="宋体" w:cs="宋体"/>
          <w:sz w:val="24"/>
          <w:lang w:eastAsia="zh-CN"/>
        </w:rPr>
        <w:t>」</w:t>
      </w:r>
      <w:r>
        <w:rPr>
          <w:rFonts w:hint="eastAsia" w:ascii="宋体" w:hAnsi="宋体" w:eastAsia="宋体" w:cs="宋体"/>
          <w:sz w:val="24"/>
        </w:rPr>
        <w:t>。</w:t>
      </w:r>
    </w:p>
    <w:p w14:paraId="53CFDC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AACA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这幅图景是彻底的过程性、关系性和创造性的。它拒绝任何形式的终极实体、绝对框架或预定剧本。实在，不再是一个等待被发现的静态</w:t>
      </w:r>
      <w:r>
        <w:rPr>
          <w:rFonts w:hint="eastAsia" w:ascii="宋体" w:hAnsi="宋体" w:eastAsia="宋体" w:cs="宋体"/>
          <w:sz w:val="24"/>
          <w:lang w:eastAsia="zh-CN"/>
        </w:rPr>
        <w:t>「</w:t>
      </w:r>
      <w:r>
        <w:rPr>
          <w:rFonts w:hint="eastAsia" w:ascii="宋体" w:hAnsi="宋体" w:eastAsia="宋体" w:cs="宋体"/>
          <w:sz w:val="24"/>
        </w:rPr>
        <w:t>事实</w:t>
      </w:r>
      <w:r>
        <w:rPr>
          <w:rFonts w:hint="eastAsia" w:ascii="宋体" w:hAnsi="宋体" w:eastAsia="宋体" w:cs="宋体"/>
          <w:sz w:val="24"/>
          <w:lang w:eastAsia="zh-CN"/>
        </w:rPr>
        <w:t>」</w:t>
      </w:r>
      <w:r>
        <w:rPr>
          <w:rFonts w:hint="eastAsia" w:ascii="宋体" w:hAnsi="宋体" w:eastAsia="宋体" w:cs="宋体"/>
          <w:sz w:val="24"/>
        </w:rPr>
        <w:t>，而是一个由无数观察者共同参与的、永无止境的</w:t>
      </w:r>
      <w:r>
        <w:rPr>
          <w:rFonts w:hint="eastAsia" w:ascii="宋体" w:hAnsi="宋体" w:eastAsia="宋体" w:cs="宋体"/>
          <w:sz w:val="24"/>
          <w:lang w:eastAsia="zh-CN"/>
        </w:rPr>
        <w:t>「</w:t>
      </w:r>
      <w:r>
        <w:rPr>
          <w:rFonts w:hint="eastAsia" w:ascii="宋体" w:hAnsi="宋体" w:eastAsia="宋体" w:cs="宋体"/>
          <w:sz w:val="24"/>
        </w:rPr>
        <w:t>艺术创作</w:t>
      </w:r>
      <w:r>
        <w:rPr>
          <w:rFonts w:hint="eastAsia" w:ascii="宋体" w:hAnsi="宋体" w:eastAsia="宋体" w:cs="宋体"/>
          <w:sz w:val="24"/>
          <w:lang w:eastAsia="zh-CN"/>
        </w:rPr>
        <w:t>」</w:t>
      </w:r>
      <w:r>
        <w:rPr>
          <w:rFonts w:hint="eastAsia" w:ascii="宋体" w:hAnsi="宋体" w:eastAsia="宋体" w:cs="宋体"/>
          <w:sz w:val="24"/>
        </w:rPr>
        <w:t>。</w:t>
      </w:r>
    </w:p>
    <w:p w14:paraId="054FA4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9EAA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本体论，为我们接下来的探索奠定了基础。如果世界是这样一幅图景，那么我们——作为人类这种独特的、拥有符号反思能力的观察者——又是如何在这个共同创造的过程中，扮演我们的角色的？我们用以理解和描述这个世界的认知工具（语言、理论、观念），其本质又是什么？它们是如何帮助我们、又在何种程度上限制了我们参与这场宇宙之舞的能力？</w:t>
      </w:r>
    </w:p>
    <w:p w14:paraId="6C03B6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9CFD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带着这些问题，我们将从对宇宙</w:t>
      </w:r>
      <w:r>
        <w:rPr>
          <w:rFonts w:hint="eastAsia" w:ascii="宋体" w:hAnsi="宋体" w:eastAsia="宋体" w:cs="宋体"/>
          <w:sz w:val="24"/>
          <w:lang w:eastAsia="zh-CN"/>
        </w:rPr>
        <w:t>「</w:t>
      </w:r>
      <w:r>
        <w:rPr>
          <w:rFonts w:hint="eastAsia" w:ascii="宋体" w:hAnsi="宋体" w:eastAsia="宋体" w:cs="宋体"/>
          <w:sz w:val="24"/>
        </w:rPr>
        <w:t>本体</w:t>
      </w:r>
      <w:r>
        <w:rPr>
          <w:rFonts w:hint="eastAsia" w:ascii="宋体" w:hAnsi="宋体" w:eastAsia="宋体" w:cs="宋体"/>
          <w:sz w:val="24"/>
          <w:lang w:eastAsia="zh-CN"/>
        </w:rPr>
        <w:t>」</w:t>
      </w:r>
      <w:r>
        <w:rPr>
          <w:rFonts w:hint="eastAsia" w:ascii="宋体" w:hAnsi="宋体" w:eastAsia="宋体" w:cs="宋体"/>
          <w:sz w:val="24"/>
        </w:rPr>
        <w:t>的沉思，转向对人类</w:t>
      </w:r>
      <w:r>
        <w:rPr>
          <w:rFonts w:hint="eastAsia" w:ascii="宋体" w:hAnsi="宋体" w:eastAsia="宋体" w:cs="宋体"/>
          <w:sz w:val="24"/>
          <w:lang w:eastAsia="zh-CN"/>
        </w:rPr>
        <w:t>「</w:t>
      </w:r>
      <w:r>
        <w:rPr>
          <w:rFonts w:hint="eastAsia" w:ascii="宋体" w:hAnsi="宋体" w:eastAsia="宋体" w:cs="宋体"/>
          <w:sz w:val="24"/>
        </w:rPr>
        <w:t>认知</w:t>
      </w:r>
      <w:r>
        <w:rPr>
          <w:rFonts w:hint="eastAsia" w:ascii="宋体" w:hAnsi="宋体" w:eastAsia="宋体" w:cs="宋体"/>
          <w:sz w:val="24"/>
          <w:lang w:eastAsia="zh-CN"/>
        </w:rPr>
        <w:t>」</w:t>
      </w:r>
      <w:r>
        <w:rPr>
          <w:rFonts w:hint="eastAsia" w:ascii="宋体" w:hAnsi="宋体" w:eastAsia="宋体" w:cs="宋体"/>
          <w:sz w:val="24"/>
        </w:rPr>
        <w:t>的审视，开启本书第二部分的旅程。本体论的构建，最终是为了更好地理解我们自身，并为更智慧的实践，提供最坚实的根基。</w:t>
      </w:r>
    </w:p>
    <w:p w14:paraId="07821207">
      <w:pPr>
        <w:rPr>
          <w:rFonts w:hint="eastAsia" w:ascii="宋体" w:hAnsi="宋体" w:eastAsia="宋体" w:cs="宋体"/>
          <w:sz w:val="36"/>
          <w:szCs w:val="36"/>
        </w:rPr>
      </w:pPr>
      <w:r>
        <w:rPr>
          <w:rFonts w:hint="eastAsia" w:ascii="宋体" w:hAnsi="宋体" w:eastAsia="宋体" w:cs="宋体"/>
          <w:sz w:val="36"/>
          <w:szCs w:val="36"/>
        </w:rPr>
        <w:br w:type="page"/>
      </w:r>
    </w:p>
    <w:p w14:paraId="37959170">
      <w:pPr>
        <w:pStyle w:val="3"/>
        <w:bidi w:val="0"/>
        <w:rPr>
          <w:rFonts w:hint="eastAsia" w:ascii="宋体" w:hAnsi="宋体" w:eastAsia="宋体" w:cs="宋体"/>
          <w:sz w:val="36"/>
          <w:szCs w:val="36"/>
        </w:rPr>
      </w:pPr>
      <w:bookmarkStart w:id="24" w:name="_Toc1657130425"/>
      <w:bookmarkStart w:id="25" w:name="_Toc845261437"/>
      <w:r>
        <w:rPr>
          <w:rFonts w:hint="eastAsia" w:ascii="宋体" w:hAnsi="宋体" w:eastAsia="宋体" w:cs="宋体"/>
          <w:sz w:val="36"/>
          <w:szCs w:val="36"/>
        </w:rPr>
        <w:t>第</w:t>
      </w:r>
      <w:r>
        <w:rPr>
          <w:rFonts w:hint="eastAsia" w:ascii="宋体" w:hAnsi="宋体" w:eastAsia="宋体" w:cs="宋体"/>
          <w:sz w:val="36"/>
          <w:szCs w:val="36"/>
          <w:lang w:val="en-US" w:eastAsia="zh-CN"/>
        </w:rPr>
        <w:t>二</w:t>
      </w:r>
      <w:r>
        <w:rPr>
          <w:rFonts w:hint="eastAsia" w:ascii="宋体" w:hAnsi="宋体" w:eastAsia="宋体" w:cs="宋体"/>
          <w:sz w:val="36"/>
          <w:szCs w:val="36"/>
        </w:rPr>
        <w:t>部分：</w:t>
      </w:r>
      <w:r>
        <w:rPr>
          <w:rFonts w:hint="eastAsia" w:ascii="宋体" w:hAnsi="宋体" w:eastAsia="宋体" w:cs="宋体"/>
          <w:sz w:val="36"/>
          <w:szCs w:val="36"/>
          <w:lang w:val="en-US" w:eastAsia="zh-CN"/>
        </w:rPr>
        <w:t>认知</w:t>
      </w:r>
      <w:r>
        <w:rPr>
          <w:rFonts w:hint="eastAsia" w:ascii="宋体" w:hAnsi="宋体" w:eastAsia="宋体" w:cs="宋体"/>
          <w:sz w:val="36"/>
          <w:szCs w:val="36"/>
        </w:rPr>
        <w:t>——建构的工具</w:t>
      </w:r>
      <w:bookmarkEnd w:id="24"/>
      <w:bookmarkEnd w:id="25"/>
    </w:p>
    <w:p w14:paraId="2266FBE4">
      <w:pPr>
        <w:snapToGrid/>
        <w:spacing w:beforeAutospacing="0" w:afterAutospacing="0" w:line="288" w:lineRule="auto"/>
        <w:ind w:right="0" w:rightChars="0"/>
        <w:jc w:val="both"/>
        <w:rPr>
          <w:rFonts w:hint="eastAsia" w:ascii="宋体" w:hAnsi="宋体" w:eastAsia="宋体" w:cs="宋体"/>
          <w:sz w:val="24"/>
          <w:lang w:eastAsia="zh-CN"/>
        </w:rPr>
      </w:pPr>
      <w:r>
        <w:rPr>
          <w:rFonts w:hint="eastAsia" w:ascii="宋体" w:hAnsi="宋体" w:eastAsia="宋体" w:cs="宋体"/>
          <w:sz w:val="24"/>
        </w:rPr>
        <w:t xml:space="preserve">&gt; </w:t>
      </w:r>
      <w:r>
        <w:rPr>
          <w:rFonts w:hint="eastAsia" w:ascii="宋体" w:hAnsi="宋体" w:eastAsia="宋体" w:cs="宋体"/>
          <w:sz w:val="24"/>
          <w:lang w:eastAsia="zh-CN"/>
        </w:rPr>
        <w:t>周巡万物，鉴理无涯。妄断识见，无非指月之手。静潭畏满，方知活水长流。</w:t>
      </w:r>
    </w:p>
    <w:p w14:paraId="09B21CE1">
      <w:pPr>
        <w:snapToGrid/>
        <w:spacing w:beforeAutospacing="0" w:afterAutospacing="0" w:line="288" w:lineRule="auto"/>
        <w:ind w:right="0" w:rightChars="0"/>
        <w:jc w:val="both"/>
        <w:rPr>
          <w:rFonts w:hint="eastAsia" w:ascii="宋体" w:hAnsi="宋体" w:eastAsia="宋体" w:cs="宋体"/>
          <w:sz w:val="24"/>
          <w:lang w:eastAsia="zh-CN"/>
        </w:rPr>
      </w:pPr>
      <w:r>
        <w:rPr>
          <w:rFonts w:hint="eastAsia" w:ascii="宋体" w:hAnsi="宋体" w:eastAsia="宋体" w:cs="宋体"/>
          <w:sz w:val="24"/>
        </w:rPr>
        <w:t xml:space="preserve">&gt; </w:t>
      </w:r>
      <w:r>
        <w:rPr>
          <w:rFonts w:hint="eastAsia" w:ascii="宋体" w:hAnsi="宋体" w:eastAsia="宋体" w:cs="宋体"/>
          <w:sz w:val="24"/>
          <w:lang w:eastAsia="zh-CN"/>
        </w:rPr>
        <w:t>言以载道，亦以障目。名实若离，真意失之。辞海沉溺，灵台附尘。</w:t>
      </w:r>
    </w:p>
    <w:p w14:paraId="13CBE7C5">
      <w:pPr>
        <w:snapToGrid/>
        <w:spacing w:beforeAutospacing="0" w:afterAutospacing="0" w:line="288" w:lineRule="auto"/>
        <w:ind w:right="0" w:rightChars="0"/>
        <w:jc w:val="both"/>
        <w:rPr>
          <w:rFonts w:hint="eastAsia" w:ascii="宋体" w:hAnsi="宋体" w:eastAsia="宋体" w:cs="宋体"/>
          <w:sz w:val="24"/>
          <w:lang w:eastAsia="zh-CN"/>
        </w:rPr>
      </w:pPr>
      <w:r>
        <w:rPr>
          <w:rFonts w:hint="eastAsia" w:ascii="宋体" w:hAnsi="宋体" w:eastAsia="宋体" w:cs="宋体"/>
          <w:sz w:val="24"/>
        </w:rPr>
        <w:t xml:space="preserve">&gt; </w:t>
      </w:r>
      <w:r>
        <w:rPr>
          <w:rFonts w:hint="eastAsia" w:ascii="宋体" w:hAnsi="宋体" w:eastAsia="宋体" w:cs="宋体"/>
          <w:sz w:val="24"/>
          <w:lang w:eastAsia="zh-CN"/>
        </w:rPr>
        <w:t>是故真法如筏，渡毕则筏舍。凡执有者，皆为一方之见。</w:t>
      </w:r>
    </w:p>
    <w:p w14:paraId="2D836F7D">
      <w:pPr>
        <w:snapToGrid/>
        <w:spacing w:beforeAutospacing="0" w:afterAutospacing="0" w:line="288" w:lineRule="auto"/>
        <w:ind w:right="0" w:rightChars="0"/>
        <w:jc w:val="both"/>
        <w:rPr>
          <w:rFonts w:hint="eastAsia" w:ascii="宋体" w:hAnsi="宋体" w:eastAsia="宋体" w:cs="宋体"/>
          <w:sz w:val="24"/>
          <w:lang w:eastAsia="zh-CN"/>
        </w:rPr>
      </w:pPr>
      <w:r>
        <w:rPr>
          <w:rFonts w:hint="eastAsia" w:ascii="宋体" w:hAnsi="宋体" w:eastAsia="宋体" w:cs="宋体"/>
          <w:sz w:val="24"/>
        </w:rPr>
        <w:t xml:space="preserve">&gt; </w:t>
      </w:r>
      <w:r>
        <w:rPr>
          <w:rFonts w:hint="eastAsia" w:ascii="宋体" w:hAnsi="宋体" w:eastAsia="宋体" w:cs="宋体"/>
          <w:sz w:val="24"/>
          <w:lang w:eastAsia="zh-CN"/>
        </w:rPr>
        <w:t>其用有界，其时有尽，其观有偏。新说代旧，如四时更替，正因有尽，方得不息。</w:t>
      </w:r>
    </w:p>
    <w:p w14:paraId="51CC72BA">
      <w:pPr>
        <w:snapToGrid/>
        <w:spacing w:beforeAutospacing="0" w:afterAutospacing="0" w:line="288" w:lineRule="auto"/>
        <w:ind w:right="0" w:rightChars="0"/>
        <w:jc w:val="both"/>
        <w:rPr>
          <w:rFonts w:hint="eastAsia" w:ascii="宋体" w:hAnsi="宋体" w:eastAsia="宋体" w:cs="宋体"/>
          <w:sz w:val="24"/>
          <w:lang w:eastAsia="zh-CN"/>
        </w:rPr>
      </w:pPr>
      <w:r>
        <w:rPr>
          <w:rFonts w:hint="eastAsia" w:ascii="宋体" w:hAnsi="宋体" w:eastAsia="宋体" w:cs="宋体"/>
          <w:sz w:val="24"/>
        </w:rPr>
        <w:t xml:space="preserve">&gt; </w:t>
      </w:r>
      <w:r>
        <w:rPr>
          <w:rFonts w:hint="eastAsia" w:ascii="宋体" w:hAnsi="宋体" w:eastAsia="宋体" w:cs="宋体"/>
          <w:sz w:val="24"/>
          <w:lang w:eastAsia="zh-CN"/>
        </w:rPr>
        <w:t>观念之验，风行草偃，众意所向，即成一时之实也。</w:t>
      </w:r>
    </w:p>
    <w:p w14:paraId="3591E11C">
      <w:pPr>
        <w:snapToGrid/>
        <w:spacing w:beforeAutospacing="0" w:afterAutospacing="0" w:line="288" w:lineRule="auto"/>
        <w:ind w:right="0" w:rightChars="0"/>
        <w:jc w:val="both"/>
        <w:rPr>
          <w:rFonts w:hint="eastAsia"/>
        </w:rPr>
      </w:pPr>
      <w:r>
        <w:rPr>
          <w:rFonts w:hint="eastAsia" w:ascii="宋体" w:hAnsi="宋体" w:eastAsia="宋体" w:cs="宋体"/>
          <w:sz w:val="24"/>
        </w:rPr>
        <w:t>&gt; ——《进阶rc·赘言·明心》</w:t>
      </w:r>
    </w:p>
    <w:p w14:paraId="1AFDDE04">
      <w:pPr>
        <w:pStyle w:val="4"/>
        <w:bidi w:val="0"/>
        <w:rPr>
          <w:rFonts w:hint="eastAsia" w:ascii="宋体" w:hAnsi="宋体" w:eastAsia="宋体" w:cs="宋体"/>
        </w:rPr>
      </w:pPr>
      <w:bookmarkStart w:id="26" w:name="_Toc675635032"/>
      <w:bookmarkStart w:id="27" w:name="_Toc704646754"/>
      <w:r>
        <w:rPr>
          <w:rFonts w:hint="eastAsia" w:ascii="宋体" w:hAnsi="宋体" w:eastAsia="宋体" w:cs="宋体"/>
        </w:rPr>
        <w:t>第</w:t>
      </w:r>
      <w:r>
        <w:rPr>
          <w:rFonts w:hint="eastAsia" w:ascii="宋体" w:hAnsi="宋体" w:eastAsia="宋体" w:cs="宋体"/>
          <w:lang w:val="en-US" w:eastAsia="zh-CN"/>
        </w:rPr>
        <w:t>四</w:t>
      </w:r>
      <w:r>
        <w:rPr>
          <w:rFonts w:hint="eastAsia" w:ascii="宋体" w:hAnsi="宋体" w:eastAsia="宋体" w:cs="宋体"/>
        </w:rPr>
        <w:t>章</w:t>
      </w:r>
      <w:r>
        <w:rPr>
          <w:rFonts w:hint="eastAsia" w:ascii="宋体" w:hAnsi="宋体" w:eastAsia="宋体" w:cs="宋体"/>
          <w:lang w:val="en-US" w:eastAsia="zh-CN"/>
        </w:rPr>
        <w:t xml:space="preserve"> </w:t>
      </w:r>
      <w:r>
        <w:rPr>
          <w:rFonts w:hint="eastAsia" w:ascii="宋体" w:hAnsi="宋体" w:eastAsia="宋体" w:cs="宋体"/>
        </w:rPr>
        <w:t>不完美的真理：作为过程的认知建构</w:t>
      </w:r>
      <w:bookmarkEnd w:id="26"/>
      <w:bookmarkEnd w:id="27"/>
    </w:p>
    <w:p w14:paraId="1CFCA83E">
      <w:pPr>
        <w:pStyle w:val="5"/>
        <w:bidi w:val="0"/>
        <w:rPr>
          <w:rFonts w:hint="eastAsia" w:ascii="宋体" w:hAnsi="宋体" w:eastAsia="宋体" w:cs="宋体"/>
        </w:rPr>
      </w:pPr>
      <w:r>
        <w:rPr>
          <w:rFonts w:hint="eastAsia" w:ascii="宋体" w:hAnsi="宋体" w:eastAsia="宋体" w:cs="宋体"/>
        </w:rPr>
        <w:t>引言：告别彼岸的幻影</w:t>
      </w:r>
    </w:p>
    <w:p w14:paraId="4BBAD1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人类思想史的长河中，始终回荡着一个古老而执拗的叩问：什么是真理？从柏拉图的</w:t>
      </w:r>
      <w:r>
        <w:rPr>
          <w:rFonts w:hint="eastAsia" w:ascii="宋体" w:hAnsi="宋体" w:eastAsia="宋体" w:cs="宋体"/>
          <w:sz w:val="24"/>
          <w:lang w:eastAsia="zh-CN"/>
        </w:rPr>
        <w:t>「</w:t>
      </w:r>
      <w:r>
        <w:rPr>
          <w:rFonts w:hint="eastAsia" w:ascii="宋体" w:hAnsi="宋体" w:eastAsia="宋体" w:cs="宋体"/>
          <w:sz w:val="24"/>
        </w:rPr>
        <w:t>理型</w:t>
      </w:r>
      <w:r>
        <w:rPr>
          <w:rFonts w:hint="eastAsia" w:ascii="宋体" w:hAnsi="宋体" w:eastAsia="宋体" w:cs="宋体"/>
          <w:sz w:val="24"/>
          <w:lang w:eastAsia="zh-CN"/>
        </w:rPr>
        <w:t>」</w:t>
      </w:r>
      <w:r>
        <w:rPr>
          <w:rFonts w:hint="eastAsia" w:ascii="宋体" w:hAnsi="宋体" w:eastAsia="宋体" w:cs="宋体"/>
          <w:sz w:val="24"/>
        </w:rPr>
        <w:t>到宗教神学中的</w:t>
      </w:r>
      <w:r>
        <w:rPr>
          <w:rFonts w:hint="eastAsia" w:ascii="宋体" w:hAnsi="宋体" w:eastAsia="宋体" w:cs="宋体"/>
          <w:sz w:val="24"/>
          <w:lang w:eastAsia="zh-CN"/>
        </w:rPr>
        <w:t>「</w:t>
      </w:r>
      <w:r>
        <w:rPr>
          <w:rFonts w:hint="eastAsia" w:ascii="宋体" w:hAnsi="宋体" w:eastAsia="宋体" w:cs="宋体"/>
          <w:sz w:val="24"/>
        </w:rPr>
        <w:t>神启</w:t>
      </w:r>
      <w:r>
        <w:rPr>
          <w:rFonts w:hint="eastAsia" w:ascii="宋体" w:hAnsi="宋体" w:eastAsia="宋体" w:cs="宋体"/>
          <w:sz w:val="24"/>
          <w:lang w:eastAsia="zh-CN"/>
        </w:rPr>
        <w:t>」</w:t>
      </w:r>
      <w:r>
        <w:rPr>
          <w:rFonts w:hint="eastAsia" w:ascii="宋体" w:hAnsi="宋体" w:eastAsia="宋体" w:cs="宋体"/>
          <w:sz w:val="24"/>
        </w:rPr>
        <w:t>，从启蒙时代的</w:t>
      </w:r>
      <w:r>
        <w:rPr>
          <w:rFonts w:hint="eastAsia" w:ascii="宋体" w:hAnsi="宋体" w:eastAsia="宋体" w:cs="宋体"/>
          <w:sz w:val="24"/>
          <w:lang w:eastAsia="zh-CN"/>
        </w:rPr>
        <w:t>「</w:t>
      </w:r>
      <w:r>
        <w:rPr>
          <w:rFonts w:hint="eastAsia" w:ascii="宋体" w:hAnsi="宋体" w:eastAsia="宋体" w:cs="宋体"/>
          <w:sz w:val="24"/>
        </w:rPr>
        <w:t>绝对理性</w:t>
      </w:r>
      <w:r>
        <w:rPr>
          <w:rFonts w:hint="eastAsia" w:ascii="宋体" w:hAnsi="宋体" w:eastAsia="宋体" w:cs="宋体"/>
          <w:sz w:val="24"/>
          <w:lang w:eastAsia="zh-CN"/>
        </w:rPr>
        <w:t>」</w:t>
      </w:r>
      <w:r>
        <w:rPr>
          <w:rFonts w:hint="eastAsia" w:ascii="宋体" w:hAnsi="宋体" w:eastAsia="宋体" w:cs="宋体"/>
          <w:sz w:val="24"/>
        </w:rPr>
        <w:t>到逻辑实证主义者试图建立的</w:t>
      </w:r>
      <w:r>
        <w:rPr>
          <w:rFonts w:hint="eastAsia" w:ascii="宋体" w:hAnsi="宋体" w:eastAsia="宋体" w:cs="宋体"/>
          <w:sz w:val="24"/>
          <w:lang w:eastAsia="zh-CN"/>
        </w:rPr>
        <w:t>「</w:t>
      </w:r>
      <w:r>
        <w:rPr>
          <w:rFonts w:hint="eastAsia" w:ascii="宋体" w:hAnsi="宋体" w:eastAsia="宋体" w:cs="宋体"/>
          <w:sz w:val="24"/>
        </w:rPr>
        <w:t>终极语言</w:t>
      </w:r>
      <w:r>
        <w:rPr>
          <w:rFonts w:hint="eastAsia" w:ascii="宋体" w:hAnsi="宋体" w:eastAsia="宋体" w:cs="宋体"/>
          <w:sz w:val="24"/>
          <w:lang w:eastAsia="zh-CN"/>
        </w:rPr>
        <w:t>」</w:t>
      </w:r>
      <w:r>
        <w:rPr>
          <w:rFonts w:hint="eastAsia" w:ascii="宋体" w:hAnsi="宋体" w:eastAsia="宋体" w:cs="宋体"/>
          <w:sz w:val="24"/>
        </w:rPr>
        <w:t>，我们似乎总在为一个永恒、普适、绝对的真理寻找一个坚实的</w:t>
      </w:r>
      <w:r>
        <w:rPr>
          <w:rFonts w:hint="eastAsia" w:ascii="宋体" w:hAnsi="宋体" w:eastAsia="宋体" w:cs="宋体"/>
          <w:sz w:val="24"/>
          <w:lang w:eastAsia="zh-CN"/>
        </w:rPr>
        <w:t>「</w:t>
      </w:r>
      <w:r>
        <w:rPr>
          <w:rFonts w:hint="eastAsia" w:ascii="宋体" w:hAnsi="宋体" w:eastAsia="宋体" w:cs="宋体"/>
          <w:sz w:val="24"/>
        </w:rPr>
        <w:t>阿基米德点</w:t>
      </w:r>
      <w:r>
        <w:rPr>
          <w:rFonts w:hint="eastAsia" w:ascii="宋体" w:hAnsi="宋体" w:eastAsia="宋体" w:cs="宋体"/>
          <w:sz w:val="24"/>
          <w:lang w:eastAsia="zh-CN"/>
        </w:rPr>
        <w:t>」</w:t>
      </w:r>
      <w:r>
        <w:rPr>
          <w:rFonts w:hint="eastAsia" w:ascii="宋体" w:hAnsi="宋体" w:eastAsia="宋体" w:cs="宋体"/>
          <w:sz w:val="24"/>
        </w:rPr>
        <w:t>。这个点，被想象为独立于人类认知之外的客观实在的完美摹本，一个我们可以无限趋近但或许永远无法完全抵达的</w:t>
      </w:r>
      <w:r>
        <w:rPr>
          <w:rFonts w:hint="eastAsia" w:ascii="宋体" w:hAnsi="宋体" w:eastAsia="宋体" w:cs="宋体"/>
          <w:sz w:val="24"/>
          <w:lang w:eastAsia="zh-CN"/>
        </w:rPr>
        <w:t>「</w:t>
      </w:r>
      <w:r>
        <w:rPr>
          <w:rFonts w:hint="eastAsia" w:ascii="宋体" w:hAnsi="宋体" w:eastAsia="宋体" w:cs="宋体"/>
          <w:sz w:val="24"/>
        </w:rPr>
        <w:t>彼岸</w:t>
      </w:r>
      <w:r>
        <w:rPr>
          <w:rFonts w:hint="eastAsia" w:ascii="宋体" w:hAnsi="宋体" w:eastAsia="宋体" w:cs="宋体"/>
          <w:sz w:val="24"/>
          <w:lang w:eastAsia="zh-CN"/>
        </w:rPr>
        <w:t>」</w:t>
      </w:r>
      <w:r>
        <w:rPr>
          <w:rFonts w:hint="eastAsia" w:ascii="宋体" w:hAnsi="宋体" w:eastAsia="宋体" w:cs="宋体"/>
          <w:sz w:val="24"/>
        </w:rPr>
        <w:t>。它像一座矗立在认知地平线尽头的灯塔，为我们所有的探索和求索赋予方向和意义。我们相信，一旦抵达那里，一切纷争将烟消云散，所有谜题都将迎刃而解，人类将沐浴在确定性的光辉之中，一劳永逸。</w:t>
      </w:r>
    </w:p>
    <w:p w14:paraId="638D7D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2E7F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w:t>
      </w:r>
      <w:r>
        <w:rPr>
          <w:rFonts w:hint="eastAsia" w:ascii="宋体" w:hAnsi="宋体" w:eastAsia="宋体" w:cs="宋体"/>
          <w:sz w:val="24"/>
          <w:lang w:eastAsia="zh-CN"/>
        </w:rPr>
        <w:t>「</w:t>
      </w:r>
      <w:r>
        <w:rPr>
          <w:rFonts w:hint="eastAsia" w:ascii="宋体" w:hAnsi="宋体" w:eastAsia="宋体" w:cs="宋体"/>
          <w:sz w:val="24"/>
        </w:rPr>
        <w:t>终极真理</w:t>
      </w:r>
      <w:r>
        <w:rPr>
          <w:rFonts w:hint="eastAsia" w:ascii="宋体" w:hAnsi="宋体" w:eastAsia="宋体" w:cs="宋体"/>
          <w:sz w:val="24"/>
          <w:lang w:eastAsia="zh-CN"/>
        </w:rPr>
        <w:t>」</w:t>
      </w:r>
      <w:r>
        <w:rPr>
          <w:rFonts w:hint="eastAsia" w:ascii="宋体" w:hAnsi="宋体" w:eastAsia="宋体" w:cs="宋体"/>
          <w:sz w:val="24"/>
        </w:rPr>
        <w:t>的迷恋，根植于我们对不确定性的深层恐惧和对秩序的本能渴望。在一个由无限可能性构成的、流变不居的宇宙中，一个静态、完美的真理观念，无疑是一剂效力强大的精神慰藉。它承诺了一个稳固的基石，一个可以让我们在混乱中锚定自身存在的坐标系。然而，本书所构建的</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哲学体系，从其本体论的根基——</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——出发，就注定了必须与这种静态的真理观分道扬镳。</w:t>
      </w:r>
    </w:p>
    <w:p w14:paraId="5B27C7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E476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如果实在的本质并非一个预先存在的、等待被发现的</w:t>
      </w:r>
      <w:r>
        <w:rPr>
          <w:rFonts w:hint="eastAsia" w:ascii="宋体" w:hAnsi="宋体" w:eastAsia="宋体" w:cs="宋体"/>
          <w:sz w:val="24"/>
          <w:lang w:eastAsia="zh-CN"/>
        </w:rPr>
        <w:t>「</w:t>
      </w:r>
      <w:r>
        <w:rPr>
          <w:rFonts w:hint="eastAsia" w:ascii="宋体" w:hAnsi="宋体" w:eastAsia="宋体" w:cs="宋体"/>
          <w:sz w:val="24"/>
        </w:rPr>
        <w:t>客观实体</w:t>
      </w:r>
      <w:r>
        <w:rPr>
          <w:rFonts w:hint="eastAsia" w:ascii="宋体" w:hAnsi="宋体" w:eastAsia="宋体" w:cs="宋体"/>
          <w:sz w:val="24"/>
          <w:lang w:eastAsia="zh-CN"/>
        </w:rPr>
        <w:t>」</w:t>
      </w:r>
      <w:r>
        <w:rPr>
          <w:rFonts w:hint="eastAsia" w:ascii="宋体" w:hAnsi="宋体" w:eastAsia="宋体" w:cs="宋体"/>
          <w:sz w:val="24"/>
        </w:rPr>
        <w:t>，而是一个由多层级</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行为从</w:t>
      </w:r>
      <w:r>
        <w:rPr>
          <w:rFonts w:hint="eastAsia" w:ascii="宋体" w:hAnsi="宋体" w:eastAsia="宋体" w:cs="宋体"/>
          <w:sz w:val="24"/>
          <w:lang w:eastAsia="zh-CN"/>
        </w:rPr>
        <w:t>「</w:t>
      </w:r>
      <w:r>
        <w:rPr>
          <w:rFonts w:hint="eastAsia" w:ascii="宋体" w:hAnsi="宋体" w:eastAsia="宋体" w:cs="宋体"/>
          <w:sz w:val="24"/>
        </w:rPr>
        <w:t>可能性基底</w:t>
      </w:r>
      <w:r>
        <w:rPr>
          <w:rFonts w:hint="eastAsia" w:ascii="宋体" w:hAnsi="宋体" w:eastAsia="宋体" w:cs="宋体"/>
          <w:sz w:val="24"/>
          <w:lang w:eastAsia="zh-CN"/>
        </w:rPr>
        <w:t>」</w:t>
      </w:r>
      <w:r>
        <w:rPr>
          <w:rFonts w:hint="eastAsia" w:ascii="宋体" w:hAnsi="宋体" w:eastAsia="宋体" w:cs="宋体"/>
          <w:sz w:val="24"/>
        </w:rPr>
        <w:t>中持续</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而成的动态过程；如果时空、因果乃至我们感知的整个物质世界都是意识参与建构的</w:t>
      </w:r>
      <w:r>
        <w:rPr>
          <w:rFonts w:hint="eastAsia" w:ascii="宋体" w:hAnsi="宋体" w:eastAsia="宋体" w:cs="宋体"/>
          <w:sz w:val="24"/>
          <w:lang w:eastAsia="zh-CN"/>
        </w:rPr>
        <w:t>「</w:t>
      </w:r>
      <w:r>
        <w:rPr>
          <w:rFonts w:hint="eastAsia" w:ascii="宋体" w:hAnsi="宋体" w:eastAsia="宋体" w:cs="宋体"/>
          <w:sz w:val="24"/>
        </w:rPr>
        <w:t>次级结构</w:t>
      </w:r>
      <w:r>
        <w:rPr>
          <w:rFonts w:hint="eastAsia" w:ascii="宋体" w:hAnsi="宋体" w:eastAsia="宋体" w:cs="宋体"/>
          <w:sz w:val="24"/>
          <w:lang w:eastAsia="zh-CN"/>
        </w:rPr>
        <w:t>」</w:t>
      </w:r>
      <w:r>
        <w:rPr>
          <w:rFonts w:hint="eastAsia" w:ascii="宋体" w:hAnsi="宋体" w:eastAsia="宋体" w:cs="宋体"/>
          <w:sz w:val="24"/>
        </w:rPr>
        <w:t>，那么，一个独立于这个建构过程之外的、绝对的、静态的</w:t>
      </w:r>
      <w:r>
        <w:rPr>
          <w:rFonts w:hint="eastAsia" w:ascii="宋体" w:hAnsi="宋体" w:eastAsia="宋体" w:cs="宋体"/>
          <w:sz w:val="24"/>
          <w:lang w:eastAsia="zh-CN"/>
        </w:rPr>
        <w:t>「</w:t>
      </w:r>
      <w:r>
        <w:rPr>
          <w:rFonts w:hint="eastAsia" w:ascii="宋体" w:hAnsi="宋体" w:eastAsia="宋体" w:cs="宋体"/>
          <w:sz w:val="24"/>
        </w:rPr>
        <w:t>真理</w:t>
      </w:r>
      <w:r>
        <w:rPr>
          <w:rFonts w:hint="eastAsia" w:ascii="宋体" w:hAnsi="宋体" w:eastAsia="宋体" w:cs="宋体"/>
          <w:sz w:val="24"/>
          <w:lang w:eastAsia="zh-CN"/>
        </w:rPr>
        <w:t>」</w:t>
      </w:r>
      <w:r>
        <w:rPr>
          <w:rFonts w:hint="eastAsia" w:ascii="宋体" w:hAnsi="宋体" w:eastAsia="宋体" w:cs="宋体"/>
          <w:sz w:val="24"/>
        </w:rPr>
        <w:t>又将安放于何处？它将参照什么？它又由谁来定义？</w:t>
      </w:r>
    </w:p>
    <w:p w14:paraId="3C05FD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3B38D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对一个动态宇宙的认知，不可能通过一个静态的框架来完成。试图用一张固定不变的地图去导航一片瞬息万变的海洋，其结果必然是迷航与搁浅。因此，本章的核心任务，便是对这种根深蒂固的</w:t>
      </w:r>
      <w:r>
        <w:rPr>
          <w:rFonts w:hint="eastAsia" w:ascii="宋体" w:hAnsi="宋体" w:eastAsia="宋体" w:cs="宋体"/>
          <w:sz w:val="24"/>
          <w:lang w:eastAsia="zh-CN"/>
        </w:rPr>
        <w:t>「</w:t>
      </w:r>
      <w:r>
        <w:rPr>
          <w:rFonts w:hint="eastAsia" w:ascii="宋体" w:hAnsi="宋体" w:eastAsia="宋体" w:cs="宋体"/>
          <w:sz w:val="24"/>
        </w:rPr>
        <w:t>终极真理</w:t>
      </w:r>
      <w:r>
        <w:rPr>
          <w:rFonts w:hint="eastAsia" w:ascii="宋体" w:hAnsi="宋体" w:eastAsia="宋体" w:cs="宋体"/>
          <w:sz w:val="24"/>
          <w:lang w:eastAsia="zh-CN"/>
        </w:rPr>
        <w:t>」</w:t>
      </w:r>
      <w:r>
        <w:rPr>
          <w:rFonts w:hint="eastAsia" w:ascii="宋体" w:hAnsi="宋体" w:eastAsia="宋体" w:cs="宋体"/>
          <w:sz w:val="24"/>
        </w:rPr>
        <w:t>观念进行一次彻底的解构，并在此废墟之上，建立一种全新的、与</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本体论相匹配的认知范式。我们将论证，</w:t>
      </w:r>
      <w:r>
        <w:rPr>
          <w:rFonts w:hint="eastAsia" w:ascii="宋体" w:hAnsi="宋体" w:eastAsia="宋体" w:cs="宋体"/>
          <w:sz w:val="24"/>
          <w:lang w:eastAsia="zh-CN"/>
        </w:rPr>
        <w:t>「</w:t>
      </w:r>
      <w:r>
        <w:rPr>
          <w:rFonts w:hint="eastAsia" w:ascii="宋体" w:hAnsi="宋体" w:eastAsia="宋体" w:cs="宋体"/>
          <w:sz w:val="24"/>
        </w:rPr>
        <w:t>真理</w:t>
      </w:r>
      <w:r>
        <w:rPr>
          <w:rFonts w:hint="eastAsia" w:ascii="宋体" w:hAnsi="宋体" w:eastAsia="宋体" w:cs="宋体"/>
          <w:sz w:val="24"/>
          <w:lang w:eastAsia="zh-CN"/>
        </w:rPr>
        <w:t>」</w:t>
      </w:r>
      <w:r>
        <w:rPr>
          <w:rFonts w:hint="eastAsia" w:ascii="宋体" w:hAnsi="宋体" w:eastAsia="宋体" w:cs="宋体"/>
          <w:sz w:val="24"/>
        </w:rPr>
        <w:t>并非一个等待被抵达的终点，而是一条持续延伸的路径；认知的</w:t>
      </w:r>
      <w:r>
        <w:rPr>
          <w:rFonts w:hint="eastAsia" w:ascii="宋体" w:hAnsi="宋体" w:eastAsia="宋体" w:cs="宋体"/>
          <w:sz w:val="24"/>
          <w:lang w:eastAsia="zh-CN"/>
        </w:rPr>
        <w:t>「</w:t>
      </w:r>
      <w:r>
        <w:rPr>
          <w:rFonts w:hint="eastAsia" w:ascii="宋体" w:hAnsi="宋体" w:eastAsia="宋体" w:cs="宋体"/>
          <w:sz w:val="24"/>
        </w:rPr>
        <w:t>完备性</w:t>
      </w:r>
      <w:r>
        <w:rPr>
          <w:rFonts w:hint="eastAsia" w:ascii="宋体" w:hAnsi="宋体" w:eastAsia="宋体" w:cs="宋体"/>
          <w:sz w:val="24"/>
          <w:lang w:eastAsia="zh-CN"/>
        </w:rPr>
        <w:t>」</w:t>
      </w:r>
      <w:r>
        <w:rPr>
          <w:rFonts w:hint="eastAsia" w:ascii="宋体" w:hAnsi="宋体" w:eastAsia="宋体" w:cs="宋体"/>
          <w:sz w:val="24"/>
        </w:rPr>
        <w:t>不在于其结论的终结状态，而在于其过程的迭代能力。我们将重新评估</w:t>
      </w:r>
      <w:r>
        <w:rPr>
          <w:rFonts w:hint="eastAsia" w:ascii="宋体" w:hAnsi="宋体" w:eastAsia="宋体" w:cs="宋体"/>
          <w:sz w:val="24"/>
          <w:lang w:eastAsia="zh-CN"/>
        </w:rPr>
        <w:t>「</w:t>
      </w:r>
      <w:r>
        <w:rPr>
          <w:rFonts w:hint="eastAsia" w:ascii="宋体" w:hAnsi="宋体" w:eastAsia="宋体" w:cs="宋体"/>
          <w:sz w:val="24"/>
        </w:rPr>
        <w:t>错误</w:t>
      </w:r>
      <w:r>
        <w:rPr>
          <w:rFonts w:hint="eastAsia" w:ascii="宋体" w:hAnsi="宋体" w:eastAsia="宋体" w:cs="宋体"/>
          <w:sz w:val="24"/>
          <w:lang w:eastAsia="zh-CN"/>
        </w:rPr>
        <w:t>」</w:t>
      </w:r>
      <w:r>
        <w:rPr>
          <w:rFonts w:hint="eastAsia" w:ascii="宋体" w:hAnsi="宋体" w:eastAsia="宋体" w:cs="宋体"/>
          <w:sz w:val="24"/>
        </w:rPr>
        <w:t>的价值，将其从认知活动的负资产，提升为系统演化不可或缺的核心引擎。</w:t>
      </w:r>
    </w:p>
    <w:p w14:paraId="1D76FF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2073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最终，我们将看到，认知主体的角色也将发生根本性的转变。我们不再是站在宇宙之外，手持放大镜被动地</w:t>
      </w:r>
      <w:r>
        <w:rPr>
          <w:rFonts w:hint="eastAsia" w:ascii="宋体" w:hAnsi="宋体" w:eastAsia="宋体" w:cs="宋体"/>
          <w:sz w:val="24"/>
          <w:lang w:eastAsia="zh-CN"/>
        </w:rPr>
        <w:t>「</w:t>
      </w:r>
      <w:r>
        <w:rPr>
          <w:rFonts w:hint="eastAsia" w:ascii="宋体" w:hAnsi="宋体" w:eastAsia="宋体" w:cs="宋体"/>
          <w:sz w:val="24"/>
        </w:rPr>
        <w:t>发现</w:t>
      </w:r>
      <w:r>
        <w:rPr>
          <w:rFonts w:hint="eastAsia" w:ascii="宋体" w:hAnsi="宋体" w:eastAsia="宋体" w:cs="宋体"/>
          <w:sz w:val="24"/>
          <w:lang w:eastAsia="zh-CN"/>
        </w:rPr>
        <w:t>」</w:t>
      </w:r>
      <w:r>
        <w:rPr>
          <w:rFonts w:hint="eastAsia" w:ascii="宋体" w:hAnsi="宋体" w:eastAsia="宋体" w:cs="宋体"/>
          <w:sz w:val="24"/>
        </w:rPr>
        <w:t>真理的</w:t>
      </w:r>
      <w:r>
        <w:rPr>
          <w:rFonts w:hint="eastAsia" w:ascii="宋体" w:hAnsi="宋体" w:eastAsia="宋体" w:cs="宋体"/>
          <w:sz w:val="24"/>
          <w:lang w:eastAsia="zh-CN"/>
        </w:rPr>
        <w:t>「</w:t>
      </w:r>
      <w:r>
        <w:rPr>
          <w:rFonts w:hint="eastAsia" w:ascii="宋体" w:hAnsi="宋体" w:eastAsia="宋体" w:cs="宋体"/>
          <w:sz w:val="24"/>
        </w:rPr>
        <w:t>知晓者</w:t>
      </w:r>
      <w:r>
        <w:rPr>
          <w:rFonts w:hint="eastAsia" w:ascii="宋体" w:hAnsi="宋体" w:eastAsia="宋体" w:cs="宋体"/>
          <w:sz w:val="24"/>
          <w:lang w:eastAsia="zh-CN"/>
        </w:rPr>
        <w:t>」</w:t>
      </w:r>
      <w:r>
        <w:rPr>
          <w:rFonts w:hint="eastAsia" w:ascii="宋体" w:hAnsi="宋体" w:eastAsia="宋体" w:cs="宋体"/>
          <w:sz w:val="24"/>
        </w:rPr>
        <w:t>，而是身处实在建构的洪流之中，手持工具主动参与知识体系搭建的</w:t>
      </w:r>
      <w:r>
        <w:rPr>
          <w:rFonts w:hint="eastAsia" w:ascii="宋体" w:hAnsi="宋体" w:eastAsia="宋体" w:cs="宋体"/>
          <w:sz w:val="24"/>
          <w:lang w:eastAsia="zh-CN"/>
        </w:rPr>
        <w:t>「</w:t>
      </w:r>
      <w:r>
        <w:rPr>
          <w:rFonts w:hint="eastAsia" w:ascii="宋体" w:hAnsi="宋体" w:eastAsia="宋体" w:cs="宋体"/>
          <w:sz w:val="24"/>
        </w:rPr>
        <w:t>建构者</w:t>
      </w:r>
      <w:r>
        <w:rPr>
          <w:rFonts w:hint="eastAsia" w:ascii="宋体" w:hAnsi="宋体" w:eastAsia="宋体" w:cs="宋体"/>
          <w:sz w:val="24"/>
          <w:lang w:eastAsia="zh-CN"/>
        </w:rPr>
        <w:t>」</w:t>
      </w:r>
      <w:r>
        <w:rPr>
          <w:rFonts w:hint="eastAsia" w:ascii="宋体" w:hAnsi="宋体" w:eastAsia="宋体" w:cs="宋体"/>
          <w:sz w:val="24"/>
        </w:rPr>
        <w:t>。这不仅是一场认识论的革命，更是一次关乎人类主体性、责任与自由的深刻解放。让我们首先从拆解那座名为</w:t>
      </w:r>
      <w:r>
        <w:rPr>
          <w:rFonts w:hint="eastAsia" w:ascii="宋体" w:hAnsi="宋体" w:eastAsia="宋体" w:cs="宋体"/>
          <w:sz w:val="24"/>
          <w:lang w:eastAsia="zh-CN"/>
        </w:rPr>
        <w:t>「</w:t>
      </w:r>
      <w:r>
        <w:rPr>
          <w:rFonts w:hint="eastAsia" w:ascii="宋体" w:hAnsi="宋体" w:eastAsia="宋体" w:cs="宋体"/>
          <w:sz w:val="24"/>
        </w:rPr>
        <w:t>终极性</w:t>
      </w:r>
      <w:r>
        <w:rPr>
          <w:rFonts w:hint="eastAsia" w:ascii="宋体" w:hAnsi="宋体" w:eastAsia="宋体" w:cs="宋体"/>
          <w:sz w:val="24"/>
          <w:lang w:eastAsia="zh-CN"/>
        </w:rPr>
        <w:t>」</w:t>
      </w:r>
      <w:r>
        <w:rPr>
          <w:rFonts w:hint="eastAsia" w:ascii="宋体" w:hAnsi="宋体" w:eastAsia="宋体" w:cs="宋体"/>
          <w:sz w:val="24"/>
        </w:rPr>
        <w:t>的偶像开始。</w:t>
      </w:r>
    </w:p>
    <w:p w14:paraId="6F0039E5">
      <w:pPr>
        <w:pStyle w:val="5"/>
        <w:bidi w:val="0"/>
        <w:rPr>
          <w:rFonts w:hint="eastAsia" w:ascii="宋体" w:hAnsi="宋体" w:eastAsia="宋体" w:cs="宋体"/>
        </w:rPr>
      </w:pPr>
      <w:r>
        <w:rPr>
          <w:rFonts w:hint="eastAsia" w:ascii="宋体" w:hAnsi="宋体" w:eastAsia="宋体" w:cs="宋体"/>
        </w:rPr>
        <w:t>终极性的偶像：静态真理观的解构</w:t>
      </w:r>
    </w:p>
    <w:p w14:paraId="72F181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终极、绝对、永恒真理的追求，几乎是人类文明的一个结构性特征。它以不同的面貌出现在哲学、宗教、科学和社会生活的各个角落，构成了我们思维方式的底层代码。要建立新的认知范式，就必须首先审视这座偶像的材质、构造及其得以成立的深层地基。</w:t>
      </w:r>
    </w:p>
    <w:p w14:paraId="77F03001">
      <w:pPr>
        <w:pStyle w:val="6"/>
        <w:bidi w:val="0"/>
        <w:rPr>
          <w:rFonts w:hint="eastAsia" w:ascii="宋体" w:hAnsi="宋体" w:eastAsia="宋体" w:cs="宋体"/>
        </w:rPr>
      </w:pPr>
      <w:r>
        <w:rPr>
          <w:rFonts w:hint="eastAsia" w:ascii="宋体" w:hAnsi="宋体" w:eastAsia="宋体" w:cs="宋体"/>
        </w:rPr>
        <w:t>哲学与宗教中的</w:t>
      </w:r>
      <w:r>
        <w:rPr>
          <w:rFonts w:hint="eastAsia" w:ascii="宋体" w:hAnsi="宋体" w:eastAsia="宋体" w:cs="宋体"/>
          <w:lang w:eastAsia="zh-CN"/>
        </w:rPr>
        <w:t>「</w:t>
      </w:r>
      <w:r>
        <w:rPr>
          <w:rFonts w:hint="eastAsia" w:ascii="宋体" w:hAnsi="宋体" w:eastAsia="宋体" w:cs="宋体"/>
        </w:rPr>
        <w:t>彼岸</w:t>
      </w:r>
      <w:r>
        <w:rPr>
          <w:rFonts w:hint="eastAsia" w:ascii="宋体" w:hAnsi="宋体" w:eastAsia="宋体" w:cs="宋体"/>
          <w:lang w:eastAsia="zh-CN"/>
        </w:rPr>
        <w:t>」</w:t>
      </w:r>
      <w:r>
        <w:rPr>
          <w:rFonts w:hint="eastAsia" w:ascii="宋体" w:hAnsi="宋体" w:eastAsia="宋体" w:cs="宋体"/>
        </w:rPr>
        <w:t>情结</w:t>
      </w:r>
    </w:p>
    <w:p w14:paraId="60D95F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西方哲学史上，柏拉图的</w:t>
      </w:r>
      <w:r>
        <w:rPr>
          <w:rFonts w:hint="eastAsia" w:ascii="宋体" w:hAnsi="宋体" w:eastAsia="宋体" w:cs="宋体"/>
          <w:sz w:val="24"/>
          <w:lang w:eastAsia="zh-CN"/>
        </w:rPr>
        <w:t>「</w:t>
      </w:r>
      <w:r>
        <w:rPr>
          <w:rFonts w:hint="eastAsia" w:ascii="宋体" w:hAnsi="宋体" w:eastAsia="宋体" w:cs="宋体"/>
          <w:sz w:val="24"/>
        </w:rPr>
        <w:t>理型世界</w:t>
      </w:r>
      <w:r>
        <w:rPr>
          <w:rFonts w:hint="eastAsia" w:ascii="宋体" w:hAnsi="宋体" w:eastAsia="宋体" w:cs="宋体"/>
          <w:sz w:val="24"/>
          <w:lang w:eastAsia="zh-CN"/>
        </w:rPr>
        <w:t>」</w:t>
      </w:r>
      <w:r>
        <w:rPr>
          <w:rFonts w:hint="eastAsia" w:ascii="宋体" w:hAnsi="宋体" w:eastAsia="宋体" w:cs="宋体"/>
          <w:sz w:val="24"/>
        </w:rPr>
        <w:t>（World of Forms）是静态真理观的第一个系统性表达。他认为，我们感官所接触的现实世界（现象界）只是一个充满变化、缺陷和不真实的</w:t>
      </w:r>
      <w:r>
        <w:rPr>
          <w:rFonts w:hint="eastAsia" w:ascii="宋体" w:hAnsi="宋体" w:eastAsia="宋体" w:cs="宋体"/>
          <w:sz w:val="24"/>
          <w:lang w:eastAsia="zh-CN"/>
        </w:rPr>
        <w:t>「</w:t>
      </w:r>
      <w:r>
        <w:rPr>
          <w:rFonts w:hint="eastAsia" w:ascii="宋体" w:hAnsi="宋体" w:eastAsia="宋体" w:cs="宋体"/>
          <w:sz w:val="24"/>
        </w:rPr>
        <w:t>洞穴影像</w:t>
      </w:r>
      <w:r>
        <w:rPr>
          <w:rFonts w:hint="eastAsia" w:ascii="宋体" w:hAnsi="宋体" w:eastAsia="宋体" w:cs="宋体"/>
          <w:sz w:val="24"/>
          <w:lang w:eastAsia="zh-CN"/>
        </w:rPr>
        <w:t>」</w:t>
      </w:r>
      <w:r>
        <w:rPr>
          <w:rFonts w:hint="eastAsia" w:ascii="宋体" w:hAnsi="宋体" w:eastAsia="宋体" w:cs="宋体"/>
          <w:sz w:val="24"/>
        </w:rPr>
        <w:t>，而在其背后，存在一个由永恒、完美、不变的</w:t>
      </w:r>
      <w:r>
        <w:rPr>
          <w:rFonts w:hint="eastAsia" w:ascii="宋体" w:hAnsi="宋体" w:eastAsia="宋体" w:cs="宋体"/>
          <w:sz w:val="24"/>
          <w:lang w:eastAsia="zh-CN"/>
        </w:rPr>
        <w:t>「</w:t>
      </w:r>
      <w:r>
        <w:rPr>
          <w:rFonts w:hint="eastAsia" w:ascii="宋体" w:hAnsi="宋体" w:eastAsia="宋体" w:cs="宋体"/>
          <w:sz w:val="24"/>
        </w:rPr>
        <w:t>理型</w:t>
      </w:r>
      <w:r>
        <w:rPr>
          <w:rFonts w:hint="eastAsia" w:ascii="宋体" w:hAnsi="宋体" w:eastAsia="宋体" w:cs="宋体"/>
          <w:sz w:val="24"/>
          <w:lang w:eastAsia="zh-CN"/>
        </w:rPr>
        <w:t>」</w:t>
      </w:r>
      <w:r>
        <w:rPr>
          <w:rFonts w:hint="eastAsia" w:ascii="宋体" w:hAnsi="宋体" w:eastAsia="宋体" w:cs="宋体"/>
          <w:sz w:val="24"/>
        </w:rPr>
        <w:t>构成的真实世界。例如，我们看到的每一匹具体的马，都只是完美</w:t>
      </w:r>
      <w:r>
        <w:rPr>
          <w:rFonts w:hint="eastAsia" w:ascii="宋体" w:hAnsi="宋体" w:eastAsia="宋体" w:cs="宋体"/>
          <w:sz w:val="24"/>
          <w:lang w:eastAsia="zh-CN"/>
        </w:rPr>
        <w:t>「</w:t>
      </w:r>
      <w:r>
        <w:rPr>
          <w:rFonts w:hint="eastAsia" w:ascii="宋体" w:hAnsi="宋体" w:eastAsia="宋体" w:cs="宋体"/>
          <w:sz w:val="24"/>
        </w:rPr>
        <w:t>马的理型</w:t>
      </w:r>
      <w:r>
        <w:rPr>
          <w:rFonts w:hint="eastAsia" w:ascii="宋体" w:hAnsi="宋体" w:eastAsia="宋体" w:cs="宋体"/>
          <w:sz w:val="24"/>
          <w:lang w:eastAsia="zh-CN"/>
        </w:rPr>
        <w:t>」</w:t>
      </w:r>
      <w:r>
        <w:rPr>
          <w:rFonts w:hint="eastAsia" w:ascii="宋体" w:hAnsi="宋体" w:eastAsia="宋体" w:cs="宋体"/>
          <w:sz w:val="24"/>
        </w:rPr>
        <w:t>的不完美摹本。真理，即是对这个理型世界的沉思与回忆。在这里，真理被明确地放置在了人类经验的</w:t>
      </w:r>
      <w:r>
        <w:rPr>
          <w:rFonts w:hint="eastAsia" w:ascii="宋体" w:hAnsi="宋体" w:eastAsia="宋体" w:cs="宋体"/>
          <w:sz w:val="24"/>
          <w:lang w:eastAsia="zh-CN"/>
        </w:rPr>
        <w:t>「</w:t>
      </w:r>
      <w:r>
        <w:rPr>
          <w:rFonts w:hint="eastAsia" w:ascii="宋体" w:hAnsi="宋体" w:eastAsia="宋体" w:cs="宋体"/>
          <w:sz w:val="24"/>
        </w:rPr>
        <w:t>彼岸</w:t>
      </w:r>
      <w:r>
        <w:rPr>
          <w:rFonts w:hint="eastAsia" w:ascii="宋体" w:hAnsi="宋体" w:eastAsia="宋体" w:cs="宋体"/>
          <w:sz w:val="24"/>
          <w:lang w:eastAsia="zh-CN"/>
        </w:rPr>
        <w:t>」</w:t>
      </w:r>
      <w:r>
        <w:rPr>
          <w:rFonts w:hint="eastAsia" w:ascii="宋体" w:hAnsi="宋体" w:eastAsia="宋体" w:cs="宋体"/>
          <w:sz w:val="24"/>
        </w:rPr>
        <w:t>，它先于经验、超越经验，并且是衡量一切经验的最终标准。</w:t>
      </w:r>
    </w:p>
    <w:p w14:paraId="130022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AB1E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这一思想经由新柏拉图主义的改造，与基督教神学完美融合。上帝成为了终极真理的化身与源头，《圣经》则是真理的言说。真理不再需要通过人类理性去艰难地回忆，而是通过信仰和神启直接被</w:t>
      </w:r>
      <w:r>
        <w:rPr>
          <w:rFonts w:hint="eastAsia" w:ascii="宋体" w:hAnsi="宋体" w:eastAsia="宋体" w:cs="宋体"/>
          <w:sz w:val="24"/>
          <w:lang w:eastAsia="zh-CN"/>
        </w:rPr>
        <w:t>「</w:t>
      </w:r>
      <w:r>
        <w:rPr>
          <w:rFonts w:hint="eastAsia" w:ascii="宋体" w:hAnsi="宋体" w:eastAsia="宋体" w:cs="宋体"/>
          <w:sz w:val="24"/>
        </w:rPr>
        <w:t>授予</w:t>
      </w:r>
      <w:r>
        <w:rPr>
          <w:rFonts w:hint="eastAsia" w:ascii="宋体" w:hAnsi="宋体" w:eastAsia="宋体" w:cs="宋体"/>
          <w:sz w:val="24"/>
          <w:lang w:eastAsia="zh-CN"/>
        </w:rPr>
        <w:t>」</w:t>
      </w:r>
      <w:r>
        <w:rPr>
          <w:rFonts w:hint="eastAsia" w:ascii="宋体" w:hAnsi="宋体" w:eastAsia="宋体" w:cs="宋体"/>
          <w:sz w:val="24"/>
        </w:rPr>
        <w:t>。这种模式下的真理观，其静态性、绝对性和不容置疑性达到了顶峰。真理是一个封闭的、完备的体系，人类的认知任务不是探索未知，而是在既定的框架内进行诠释和理解。任何对该体系的挑战，都被视为异端和谬误。</w:t>
      </w:r>
    </w:p>
    <w:p w14:paraId="648720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76ED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即便在看似与之对立的理性主义传统中，对终极性的追求也未曾消失。从笛卡尔试图通过</w:t>
      </w:r>
      <w:r>
        <w:rPr>
          <w:rFonts w:hint="eastAsia" w:ascii="宋体" w:hAnsi="宋体" w:eastAsia="宋体" w:cs="宋体"/>
          <w:sz w:val="24"/>
          <w:lang w:eastAsia="zh-CN"/>
        </w:rPr>
        <w:t>「</w:t>
      </w:r>
      <w:r>
        <w:rPr>
          <w:rFonts w:hint="eastAsia" w:ascii="宋体" w:hAnsi="宋体" w:eastAsia="宋体" w:cs="宋体"/>
          <w:sz w:val="24"/>
        </w:rPr>
        <w:t>我思故我在</w:t>
      </w:r>
      <w:r>
        <w:rPr>
          <w:rFonts w:hint="eastAsia" w:ascii="宋体" w:hAnsi="宋体" w:eastAsia="宋体" w:cs="宋体"/>
          <w:sz w:val="24"/>
          <w:lang w:eastAsia="zh-CN"/>
        </w:rPr>
        <w:t>」</w:t>
      </w:r>
      <w:r>
        <w:rPr>
          <w:rFonts w:hint="eastAsia" w:ascii="宋体" w:hAnsi="宋体" w:eastAsia="宋体" w:cs="宋体"/>
          <w:sz w:val="24"/>
        </w:rPr>
        <w:t>为知识大厦寻找一个绝对稳固的基点，到斯宾诺莎用几何学公理的方式推演整个伦理学和形而上学体系，再到康德虽然划定了人类理性的界限（区分现象与物自体），但他所探寻的</w:t>
      </w:r>
      <w:r>
        <w:rPr>
          <w:rFonts w:hint="eastAsia" w:ascii="宋体" w:hAnsi="宋体" w:eastAsia="宋体" w:cs="宋体"/>
          <w:sz w:val="24"/>
          <w:lang w:eastAsia="zh-CN"/>
        </w:rPr>
        <w:t>「</w:t>
      </w:r>
      <w:r>
        <w:rPr>
          <w:rFonts w:hint="eastAsia" w:ascii="宋体" w:hAnsi="宋体" w:eastAsia="宋体" w:cs="宋体"/>
          <w:sz w:val="24"/>
        </w:rPr>
        <w:t>先验范畴</w:t>
      </w:r>
      <w:r>
        <w:rPr>
          <w:rFonts w:hint="eastAsia" w:ascii="宋体" w:hAnsi="宋体" w:eastAsia="宋体" w:cs="宋体"/>
          <w:sz w:val="24"/>
          <w:lang w:eastAsia="zh-CN"/>
        </w:rPr>
        <w:t>」</w:t>
      </w:r>
      <w:r>
        <w:rPr>
          <w:rFonts w:hint="eastAsia" w:ascii="宋体" w:hAnsi="宋体" w:eastAsia="宋体" w:cs="宋体"/>
          <w:sz w:val="24"/>
        </w:rPr>
        <w:t>仍然是一种普适、永恒的人类认知结构。他们都试图为知识找到一个超越时间、文化和个人主观性的普遍基础。</w:t>
      </w:r>
    </w:p>
    <w:p w14:paraId="4FC18855">
      <w:pPr>
        <w:pStyle w:val="6"/>
        <w:bidi w:val="0"/>
        <w:rPr>
          <w:rFonts w:hint="eastAsia" w:ascii="宋体" w:hAnsi="宋体" w:eastAsia="宋体" w:cs="宋体"/>
        </w:rPr>
      </w:pPr>
      <w:r>
        <w:rPr>
          <w:rFonts w:hint="eastAsia" w:ascii="宋体" w:hAnsi="宋体" w:eastAsia="宋体" w:cs="宋体"/>
        </w:rPr>
        <w:t>科学主义中的</w:t>
      </w:r>
      <w:r>
        <w:rPr>
          <w:rFonts w:hint="eastAsia" w:ascii="宋体" w:hAnsi="宋体" w:eastAsia="宋体" w:cs="宋体"/>
          <w:lang w:eastAsia="zh-CN"/>
        </w:rPr>
        <w:t>「</w:t>
      </w:r>
      <w:r>
        <w:rPr>
          <w:rFonts w:hint="eastAsia" w:ascii="宋体" w:hAnsi="宋体" w:eastAsia="宋体" w:cs="宋体"/>
        </w:rPr>
        <w:t>镜像</w:t>
      </w:r>
      <w:r>
        <w:rPr>
          <w:rFonts w:hint="eastAsia" w:ascii="宋体" w:hAnsi="宋体" w:eastAsia="宋体" w:cs="宋体"/>
          <w:lang w:eastAsia="zh-CN"/>
        </w:rPr>
        <w:t>」</w:t>
      </w:r>
      <w:r>
        <w:rPr>
          <w:rFonts w:hint="eastAsia" w:ascii="宋体" w:hAnsi="宋体" w:eastAsia="宋体" w:cs="宋体"/>
        </w:rPr>
        <w:t>隐喻</w:t>
      </w:r>
    </w:p>
    <w:p w14:paraId="339B7C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随着近代科学的兴起，真理的源头似乎从</w:t>
      </w:r>
      <w:r>
        <w:rPr>
          <w:rFonts w:hint="eastAsia" w:ascii="宋体" w:hAnsi="宋体" w:eastAsia="宋体" w:cs="宋体"/>
          <w:sz w:val="24"/>
          <w:lang w:eastAsia="zh-CN"/>
        </w:rPr>
        <w:t>「</w:t>
      </w:r>
      <w:r>
        <w:rPr>
          <w:rFonts w:hint="eastAsia" w:ascii="宋体" w:hAnsi="宋体" w:eastAsia="宋体" w:cs="宋体"/>
          <w:sz w:val="24"/>
        </w:rPr>
        <w:t>彼岸</w:t>
      </w:r>
      <w:r>
        <w:rPr>
          <w:rFonts w:hint="eastAsia" w:ascii="宋体" w:hAnsi="宋体" w:eastAsia="宋体" w:cs="宋体"/>
          <w:sz w:val="24"/>
          <w:lang w:eastAsia="zh-CN"/>
        </w:rPr>
        <w:t>」</w:t>
      </w:r>
      <w:r>
        <w:rPr>
          <w:rFonts w:hint="eastAsia" w:ascii="宋体" w:hAnsi="宋体" w:eastAsia="宋体" w:cs="宋体"/>
          <w:sz w:val="24"/>
        </w:rPr>
        <w:t>的理型世界或上帝，转移到了</w:t>
      </w:r>
      <w:r>
        <w:rPr>
          <w:rFonts w:hint="eastAsia" w:ascii="宋体" w:hAnsi="宋体" w:eastAsia="宋体" w:cs="宋体"/>
          <w:sz w:val="24"/>
          <w:lang w:eastAsia="zh-CN"/>
        </w:rPr>
        <w:t>「</w:t>
      </w:r>
      <w:r>
        <w:rPr>
          <w:rFonts w:hint="eastAsia" w:ascii="宋体" w:hAnsi="宋体" w:eastAsia="宋体" w:cs="宋体"/>
          <w:sz w:val="24"/>
        </w:rPr>
        <w:t>此岸</w:t>
      </w:r>
      <w:r>
        <w:rPr>
          <w:rFonts w:hint="eastAsia" w:ascii="宋体" w:hAnsi="宋体" w:eastAsia="宋体" w:cs="宋体"/>
          <w:sz w:val="24"/>
          <w:lang w:eastAsia="zh-CN"/>
        </w:rPr>
        <w:t>」</w:t>
      </w:r>
      <w:r>
        <w:rPr>
          <w:rFonts w:hint="eastAsia" w:ascii="宋体" w:hAnsi="宋体" w:eastAsia="宋体" w:cs="宋体"/>
          <w:sz w:val="24"/>
        </w:rPr>
        <w:t>的客观自然界。科学被视为一种能够揭示自然</w:t>
      </w:r>
      <w:r>
        <w:rPr>
          <w:rFonts w:hint="eastAsia" w:ascii="宋体" w:hAnsi="宋体" w:eastAsia="宋体" w:cs="宋体"/>
          <w:sz w:val="24"/>
          <w:lang w:eastAsia="zh-CN"/>
        </w:rPr>
        <w:t>「</w:t>
      </w:r>
      <w:r>
        <w:rPr>
          <w:rFonts w:hint="eastAsia" w:ascii="宋体" w:hAnsi="宋体" w:eastAsia="宋体" w:cs="宋体"/>
          <w:sz w:val="24"/>
        </w:rPr>
        <w:t>本来面目</w:t>
      </w:r>
      <w:r>
        <w:rPr>
          <w:rFonts w:hint="eastAsia" w:ascii="宋体" w:hAnsi="宋体" w:eastAsia="宋体" w:cs="宋体"/>
          <w:sz w:val="24"/>
          <w:lang w:eastAsia="zh-CN"/>
        </w:rPr>
        <w:t>」</w:t>
      </w:r>
      <w:r>
        <w:rPr>
          <w:rFonts w:hint="eastAsia" w:ascii="宋体" w:hAnsi="宋体" w:eastAsia="宋体" w:cs="宋体"/>
          <w:sz w:val="24"/>
        </w:rPr>
        <w:t>的强大工具。在这种经典的科学实在论看来，存在一个独立于人类意识的客观世界，它由精确的数学定律所支配。科学理论的真理性，就在于它能否准确地</w:t>
      </w:r>
      <w:r>
        <w:rPr>
          <w:rFonts w:hint="eastAsia" w:ascii="宋体" w:hAnsi="宋体" w:eastAsia="宋体" w:cs="宋体"/>
          <w:sz w:val="24"/>
          <w:lang w:eastAsia="zh-CN"/>
        </w:rPr>
        <w:t>「</w:t>
      </w:r>
      <w:r>
        <w:rPr>
          <w:rFonts w:hint="eastAsia" w:ascii="宋体" w:hAnsi="宋体" w:eastAsia="宋体" w:cs="宋体"/>
          <w:sz w:val="24"/>
        </w:rPr>
        <w:t>反映</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镜像</w:t>
      </w:r>
      <w:r>
        <w:rPr>
          <w:rFonts w:hint="eastAsia" w:ascii="宋体" w:hAnsi="宋体" w:eastAsia="宋体" w:cs="宋体"/>
          <w:sz w:val="24"/>
          <w:lang w:eastAsia="zh-CN"/>
        </w:rPr>
        <w:t>」</w:t>
      </w:r>
      <w:r>
        <w:rPr>
          <w:rFonts w:hint="eastAsia" w:ascii="宋体" w:hAnsi="宋体" w:eastAsia="宋体" w:cs="宋体"/>
          <w:sz w:val="24"/>
        </w:rPr>
        <w:t>这个客观世界的结构。一个理论越是接近这个终极的</w:t>
      </w:r>
      <w:r>
        <w:rPr>
          <w:rFonts w:hint="eastAsia" w:ascii="宋体" w:hAnsi="宋体" w:eastAsia="宋体" w:cs="宋体"/>
          <w:sz w:val="24"/>
          <w:lang w:eastAsia="zh-CN"/>
        </w:rPr>
        <w:t>「</w:t>
      </w:r>
      <w:r>
        <w:rPr>
          <w:rFonts w:hint="eastAsia" w:ascii="宋体" w:hAnsi="宋体" w:eastAsia="宋体" w:cs="宋体"/>
          <w:sz w:val="24"/>
        </w:rPr>
        <w:t>自然蓝图</w:t>
      </w:r>
      <w:r>
        <w:rPr>
          <w:rFonts w:hint="eastAsia" w:ascii="宋体" w:hAnsi="宋体" w:eastAsia="宋体" w:cs="宋体"/>
          <w:sz w:val="24"/>
          <w:lang w:eastAsia="zh-CN"/>
        </w:rPr>
        <w:t>」</w:t>
      </w:r>
      <w:r>
        <w:rPr>
          <w:rFonts w:hint="eastAsia" w:ascii="宋体" w:hAnsi="宋体" w:eastAsia="宋体" w:cs="宋体"/>
          <w:sz w:val="24"/>
        </w:rPr>
        <w:t>，就越</w:t>
      </w:r>
      <w:r>
        <w:rPr>
          <w:rFonts w:hint="eastAsia" w:ascii="宋体" w:hAnsi="宋体" w:eastAsia="宋体" w:cs="宋体"/>
          <w:sz w:val="24"/>
          <w:lang w:eastAsia="zh-CN"/>
        </w:rPr>
        <w:t>「</w:t>
      </w:r>
      <w:r>
        <w:rPr>
          <w:rFonts w:hint="eastAsia" w:ascii="宋体" w:hAnsi="宋体" w:eastAsia="宋体" w:cs="宋体"/>
          <w:sz w:val="24"/>
        </w:rPr>
        <w:t>真</w:t>
      </w:r>
      <w:r>
        <w:rPr>
          <w:rFonts w:hint="eastAsia" w:ascii="宋体" w:hAnsi="宋体" w:eastAsia="宋体" w:cs="宋体"/>
          <w:sz w:val="24"/>
          <w:lang w:eastAsia="zh-CN"/>
        </w:rPr>
        <w:t>」</w:t>
      </w:r>
      <w:r>
        <w:rPr>
          <w:rFonts w:hint="eastAsia" w:ascii="宋体" w:hAnsi="宋体" w:eastAsia="宋体" w:cs="宋体"/>
          <w:sz w:val="24"/>
        </w:rPr>
        <w:t>。</w:t>
      </w:r>
    </w:p>
    <w:p w14:paraId="3AFECE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8EAC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w:t>
      </w:r>
      <w:r>
        <w:rPr>
          <w:rFonts w:hint="eastAsia" w:ascii="宋体" w:hAnsi="宋体" w:eastAsia="宋体" w:cs="宋体"/>
          <w:sz w:val="24"/>
          <w:lang w:eastAsia="zh-CN"/>
        </w:rPr>
        <w:t>「</w:t>
      </w:r>
      <w:r>
        <w:rPr>
          <w:rFonts w:hint="eastAsia" w:ascii="宋体" w:hAnsi="宋体" w:eastAsia="宋体" w:cs="宋体"/>
          <w:sz w:val="24"/>
        </w:rPr>
        <w:t>镜像论</w:t>
      </w:r>
      <w:r>
        <w:rPr>
          <w:rFonts w:hint="eastAsia" w:ascii="宋体" w:hAnsi="宋体" w:eastAsia="宋体" w:cs="宋体"/>
          <w:sz w:val="24"/>
          <w:lang w:eastAsia="zh-CN"/>
        </w:rPr>
        <w:t>」</w:t>
      </w:r>
      <w:r>
        <w:rPr>
          <w:rFonts w:hint="eastAsia" w:ascii="宋体" w:hAnsi="宋体" w:eastAsia="宋体" w:cs="宋体"/>
          <w:sz w:val="24"/>
        </w:rPr>
        <w:t>的真理观，本质上依然是静态的。它预设了一个固定的、等待被完全揭示的</w:t>
      </w:r>
      <w:r>
        <w:rPr>
          <w:rFonts w:hint="eastAsia" w:ascii="宋体" w:hAnsi="宋体" w:eastAsia="宋体" w:cs="宋体"/>
          <w:sz w:val="24"/>
          <w:lang w:eastAsia="zh-CN"/>
        </w:rPr>
        <w:t>「</w:t>
      </w:r>
      <w:r>
        <w:rPr>
          <w:rFonts w:hint="eastAsia" w:ascii="宋体" w:hAnsi="宋体" w:eastAsia="宋体" w:cs="宋体"/>
          <w:sz w:val="24"/>
        </w:rPr>
        <w:t>最终理论</w:t>
      </w:r>
      <w:r>
        <w:rPr>
          <w:rFonts w:hint="eastAsia" w:ascii="宋体" w:hAnsi="宋体" w:eastAsia="宋体" w:cs="宋体"/>
          <w:sz w:val="24"/>
          <w:lang w:eastAsia="zh-CN"/>
        </w:rPr>
        <w:t>」</w:t>
      </w:r>
      <w:r>
        <w:rPr>
          <w:rFonts w:hint="eastAsia" w:ascii="宋体" w:hAnsi="宋体" w:eastAsia="宋体" w:cs="宋体"/>
          <w:sz w:val="24"/>
        </w:rPr>
        <w:t>（Theory of Everything）。科学史被描绘成一个线性累积的过程，我们不断地擦拭镜子，让它越来越清晰地反映出那个唯一的、不变的实在。牛顿力学被爱因斯坦的相对论所取代，并非被看作是两种不同</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下的有效建构，而是后者比前者更</w:t>
      </w:r>
      <w:r>
        <w:rPr>
          <w:rFonts w:hint="eastAsia" w:ascii="宋体" w:hAnsi="宋体" w:eastAsia="宋体" w:cs="宋体"/>
          <w:sz w:val="24"/>
          <w:lang w:eastAsia="zh-CN"/>
        </w:rPr>
        <w:t>「</w:t>
      </w:r>
      <w:r>
        <w:rPr>
          <w:rFonts w:hint="eastAsia" w:ascii="宋体" w:hAnsi="宋体" w:eastAsia="宋体" w:cs="宋体"/>
          <w:sz w:val="24"/>
        </w:rPr>
        <w:t>接近</w:t>
      </w:r>
      <w:r>
        <w:rPr>
          <w:rFonts w:hint="eastAsia" w:ascii="宋体" w:hAnsi="宋体" w:eastAsia="宋体" w:cs="宋体"/>
          <w:sz w:val="24"/>
          <w:lang w:eastAsia="zh-CN"/>
        </w:rPr>
        <w:t>」</w:t>
      </w:r>
      <w:r>
        <w:rPr>
          <w:rFonts w:hint="eastAsia" w:ascii="宋体" w:hAnsi="宋体" w:eastAsia="宋体" w:cs="宋体"/>
          <w:sz w:val="24"/>
        </w:rPr>
        <w:t>真实。这个过程的终点，将是一个能够完美镜像整个宇宙的终极理论，届时，科学探索将宣告终结。</w:t>
      </w:r>
    </w:p>
    <w:p w14:paraId="195818B6">
      <w:pPr>
        <w:pStyle w:val="6"/>
        <w:bidi w:val="0"/>
        <w:rPr>
          <w:rFonts w:hint="eastAsia" w:ascii="宋体" w:hAnsi="宋体" w:eastAsia="宋体" w:cs="宋体"/>
        </w:rPr>
      </w:pPr>
      <w:r>
        <w:rPr>
          <w:rFonts w:hint="eastAsia" w:ascii="宋体" w:hAnsi="宋体" w:eastAsia="宋体" w:cs="宋体"/>
        </w:rPr>
        <w:t>渴望确定性的心理与社会根源</w:t>
      </w:r>
    </w:p>
    <w:p w14:paraId="14CFF4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为何静态真理观具有如此强大的吸引力？其根源深植于人类的心理结构和社会需求。</w:t>
      </w:r>
    </w:p>
    <w:p w14:paraId="79C307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9165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先，是认知经济原则。我们的大脑天生倾向于节省能量。处理不确定性、评估多种可能性、持续更新认知模型是一项高耗能的活动。相比之下，接受一个固定、简单的答案，能极大地降低认知负荷。一个终极真理的承诺，意味着我们可以停止无休止的怀疑和探索，获得一劳永逸的安宁。</w:t>
      </w:r>
    </w:p>
    <w:p w14:paraId="2AB9AC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8F52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次，是对混乱的恐惧与对秩序的渴望。正如第一部分所论，实在的基底是无限的可能性，这本身就带有一种令人眩晕的混沌感。静态真理观通过提供一套确定的规则、范畴和因果链条，为我们在这种混沌之上建立起一个看似稳定、可预测的世界，从而获得基本的安全感。</w:t>
      </w:r>
    </w:p>
    <w:p w14:paraId="59F1DA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3445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再次，是社会协作的需要。一个共享的、被认为是绝对的真理体系，是构建社会共识、维系群体认同、确立道德规范和法律权威的基石。如果一切都是相对和流变的，那么社会的统一性和稳定性将面临巨大挑战。因此，将某些共识</w:t>
      </w:r>
      <w:r>
        <w:rPr>
          <w:rFonts w:hint="eastAsia" w:ascii="宋体" w:hAnsi="宋体" w:eastAsia="宋体" w:cs="宋体"/>
          <w:sz w:val="24"/>
          <w:lang w:eastAsia="zh-CN"/>
        </w:rPr>
        <w:t>「</w:t>
      </w:r>
      <w:r>
        <w:rPr>
          <w:rFonts w:hint="eastAsia" w:ascii="宋体" w:hAnsi="宋体" w:eastAsia="宋体" w:cs="宋体"/>
          <w:sz w:val="24"/>
        </w:rPr>
        <w:t>神圣化</w:t>
      </w:r>
      <w:r>
        <w:rPr>
          <w:rFonts w:hint="eastAsia" w:ascii="宋体" w:hAnsi="宋体" w:eastAsia="宋体" w:cs="宋体"/>
          <w:sz w:val="24"/>
          <w:lang w:eastAsia="zh-CN"/>
        </w:rPr>
        <w:t>」</w:t>
      </w:r>
      <w:r>
        <w:rPr>
          <w:rFonts w:hint="eastAsia" w:ascii="宋体" w:hAnsi="宋体" w:eastAsia="宋体" w:cs="宋体"/>
          <w:sz w:val="24"/>
        </w:rPr>
        <w:t>，赋予其超越性的、不容置疑的地位，往往成为一种维护社会秩序的有效手段。权力结构尤其乐于拥抱和推广静态真理观，因为它能将特定的</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（通常有利于优势群体）固化为永恒的自然法则，从而使其统治合法化。</w:t>
      </w:r>
    </w:p>
    <w:p w14:paraId="118A697B">
      <w:pPr>
        <w:pStyle w:val="6"/>
        <w:bidi w:val="0"/>
        <w:rPr>
          <w:rFonts w:hint="eastAsia" w:ascii="宋体" w:hAnsi="宋体" w:eastAsia="宋体" w:cs="宋体"/>
        </w:rPr>
      </w:pPr>
      <w:r>
        <w:rPr>
          <w:rFonts w:hint="eastAsia" w:ascii="宋体" w:hAnsi="宋体" w:eastAsia="宋体" w:cs="宋体"/>
        </w:rPr>
        <w:t>静态真理观的内在矛盾与危机</w:t>
      </w:r>
    </w:p>
    <w:p w14:paraId="4C6F0C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然而，这座看似坚固的偶像，在</w:t>
      </w:r>
      <w:r>
        <w:rPr>
          <w:rFonts w:hint="eastAsia" w:ascii="宋体" w:hAnsi="宋体" w:eastAsia="宋体" w:cs="宋体"/>
          <w:sz w:val="24"/>
          <w:lang w:eastAsia="zh-CN"/>
        </w:rPr>
        <w:t>「</w:t>
      </w:r>
      <w:r>
        <w:rPr>
          <w:rFonts w:hint="eastAsia" w:ascii="宋体" w:hAnsi="宋体" w:eastAsia="宋体" w:cs="宋体"/>
          <w:sz w:val="24"/>
        </w:rPr>
        <w:t>实在建构</w:t>
      </w:r>
      <w:r>
        <w:rPr>
          <w:rFonts w:hint="eastAsia" w:ascii="宋体" w:hAnsi="宋体" w:eastAsia="宋体" w:cs="宋体"/>
          <w:sz w:val="24"/>
          <w:lang w:eastAsia="zh-CN"/>
        </w:rPr>
        <w:t>」</w:t>
      </w:r>
      <w:r>
        <w:rPr>
          <w:rFonts w:hint="eastAsia" w:ascii="宋体" w:hAnsi="宋体" w:eastAsia="宋体" w:cs="宋体"/>
          <w:sz w:val="24"/>
        </w:rPr>
        <w:t>的哲学透镜下，暴露出其内在的深刻矛盾。</w:t>
      </w:r>
    </w:p>
    <w:p w14:paraId="2D3308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19D2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第一，参照系的</w:t>
      </w:r>
      <w:r>
        <w:rPr>
          <w:rFonts w:hint="eastAsia" w:ascii="宋体" w:hAnsi="宋体" w:eastAsia="宋体" w:cs="宋体"/>
          <w:sz w:val="24"/>
          <w:lang w:val="en-US" w:eastAsia="zh-CN"/>
        </w:rPr>
        <w:t>空缺</w:t>
      </w:r>
      <w:r>
        <w:rPr>
          <w:rFonts w:hint="eastAsia" w:ascii="宋体" w:hAnsi="宋体" w:eastAsia="宋体" w:cs="宋体"/>
          <w:sz w:val="24"/>
        </w:rPr>
        <w:t>。如果真理是与客观实在的</w:t>
      </w:r>
      <w:r>
        <w:rPr>
          <w:rFonts w:hint="eastAsia" w:ascii="宋体" w:hAnsi="宋体" w:eastAsia="宋体" w:cs="宋体"/>
          <w:sz w:val="24"/>
          <w:lang w:eastAsia="zh-CN"/>
        </w:rPr>
        <w:t>「</w:t>
      </w:r>
      <w:r>
        <w:rPr>
          <w:rFonts w:hint="eastAsia" w:ascii="宋体" w:hAnsi="宋体" w:eastAsia="宋体" w:cs="宋体"/>
          <w:sz w:val="24"/>
        </w:rPr>
        <w:t>符合</w:t>
      </w:r>
      <w:r>
        <w:rPr>
          <w:rFonts w:hint="eastAsia" w:ascii="宋体" w:hAnsi="宋体" w:eastAsia="宋体" w:cs="宋体"/>
          <w:sz w:val="24"/>
          <w:lang w:eastAsia="zh-CN"/>
        </w:rPr>
        <w:t>」</w:t>
      </w:r>
      <w:r>
        <w:rPr>
          <w:rFonts w:hint="eastAsia" w:ascii="宋体" w:hAnsi="宋体" w:eastAsia="宋体" w:cs="宋体"/>
          <w:sz w:val="24"/>
        </w:rPr>
        <w:t>，那么我们如何能跳出我们自身的认知（观察），去直接比较我们的理论与那个</w:t>
      </w:r>
      <w:r>
        <w:rPr>
          <w:rFonts w:hint="eastAsia" w:ascii="宋体" w:hAnsi="宋体" w:eastAsia="宋体" w:cs="宋体"/>
          <w:sz w:val="24"/>
          <w:lang w:eastAsia="zh-CN"/>
        </w:rPr>
        <w:t>「</w:t>
      </w:r>
      <w:r>
        <w:rPr>
          <w:rFonts w:hint="eastAsia" w:ascii="宋体" w:hAnsi="宋体" w:eastAsia="宋体" w:cs="宋体"/>
          <w:sz w:val="24"/>
        </w:rPr>
        <w:t>独立于观察的实在</w:t>
      </w:r>
      <w:r>
        <w:rPr>
          <w:rFonts w:hint="eastAsia" w:ascii="宋体" w:hAnsi="宋体" w:eastAsia="宋体" w:cs="宋体"/>
          <w:sz w:val="24"/>
          <w:lang w:eastAsia="zh-CN"/>
        </w:rPr>
        <w:t>」</w:t>
      </w:r>
      <w:r>
        <w:rPr>
          <w:rFonts w:hint="eastAsia" w:ascii="宋体" w:hAnsi="宋体" w:eastAsia="宋体" w:cs="宋体"/>
          <w:sz w:val="24"/>
        </w:rPr>
        <w:t>本身？这就像我们永远无法摘下自己的眼睛，去看看自己的眼睛看到的世界是否</w:t>
      </w:r>
      <w:r>
        <w:rPr>
          <w:rFonts w:hint="eastAsia" w:ascii="宋体" w:hAnsi="宋体" w:eastAsia="宋体" w:cs="宋体"/>
          <w:sz w:val="24"/>
          <w:lang w:eastAsia="zh-CN"/>
        </w:rPr>
        <w:t>「</w:t>
      </w:r>
      <w:r>
        <w:rPr>
          <w:rFonts w:hint="eastAsia" w:ascii="宋体" w:hAnsi="宋体" w:eastAsia="宋体" w:cs="宋体"/>
          <w:sz w:val="24"/>
        </w:rPr>
        <w:t>真实</w:t>
      </w:r>
      <w:r>
        <w:rPr>
          <w:rFonts w:hint="eastAsia" w:ascii="宋体" w:hAnsi="宋体" w:eastAsia="宋体" w:cs="宋体"/>
          <w:sz w:val="24"/>
          <w:lang w:eastAsia="zh-CN"/>
        </w:rPr>
        <w:t>」</w:t>
      </w:r>
      <w:r>
        <w:rPr>
          <w:rFonts w:hint="eastAsia" w:ascii="宋体" w:hAnsi="宋体" w:eastAsia="宋体" w:cs="宋体"/>
          <w:sz w:val="24"/>
        </w:rPr>
        <w:t>。我们所有的判断和验证，都只能在</w:t>
      </w:r>
      <w:r>
        <w:rPr>
          <w:rFonts w:hint="eastAsia" w:ascii="宋体" w:hAnsi="宋体" w:eastAsia="宋体" w:cs="宋体"/>
          <w:sz w:val="24"/>
          <w:lang w:eastAsia="zh-CN"/>
        </w:rPr>
        <w:t>「</w:t>
      </w:r>
      <w:r>
        <w:rPr>
          <w:rFonts w:hint="eastAsia" w:ascii="宋体" w:hAnsi="宋体" w:eastAsia="宋体" w:cs="宋体"/>
          <w:sz w:val="24"/>
        </w:rPr>
        <w:t>观察收敛</w:t>
      </w:r>
      <w:r>
        <w:rPr>
          <w:rFonts w:hint="eastAsia" w:ascii="宋体" w:hAnsi="宋体" w:eastAsia="宋体" w:cs="宋体"/>
          <w:sz w:val="24"/>
          <w:lang w:eastAsia="zh-CN"/>
        </w:rPr>
        <w:t>」</w:t>
      </w:r>
      <w:r>
        <w:rPr>
          <w:rFonts w:hint="eastAsia" w:ascii="宋体" w:hAnsi="宋体" w:eastAsia="宋体" w:cs="宋体"/>
          <w:sz w:val="24"/>
        </w:rPr>
        <w:t>后的现象世界内部进行。我们只能用一个新的观察结果去验证一个旧的观察结果，用一个理论去评判另一个理论。那个作为终极参照物的</w:t>
      </w:r>
      <w:r>
        <w:rPr>
          <w:rFonts w:hint="eastAsia" w:ascii="宋体" w:hAnsi="宋体" w:eastAsia="宋体" w:cs="宋体"/>
          <w:sz w:val="24"/>
          <w:lang w:eastAsia="zh-CN"/>
        </w:rPr>
        <w:t>「</w:t>
      </w:r>
      <w:r>
        <w:rPr>
          <w:rFonts w:hint="eastAsia" w:ascii="宋体" w:hAnsi="宋体" w:eastAsia="宋体" w:cs="宋体"/>
          <w:sz w:val="24"/>
        </w:rPr>
        <w:t>物自体</w:t>
      </w:r>
      <w:r>
        <w:rPr>
          <w:rFonts w:hint="eastAsia" w:ascii="宋体" w:hAnsi="宋体" w:eastAsia="宋体" w:cs="宋体"/>
          <w:sz w:val="24"/>
          <w:lang w:eastAsia="zh-CN"/>
        </w:rPr>
        <w:t>」</w:t>
      </w:r>
      <w:r>
        <w:rPr>
          <w:rFonts w:hint="eastAsia" w:ascii="宋体" w:hAnsi="宋体" w:eastAsia="宋体" w:cs="宋体"/>
          <w:sz w:val="24"/>
        </w:rPr>
        <w:t>永远是缺席的。</w:t>
      </w:r>
    </w:p>
    <w:p w14:paraId="149F8A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D136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第二，历史性的挑战。无论是哲学史还是科学史，都清晰地展示了真理观念的演变。曾经被奉为圭臬的亚里士多德物理学、地心说、燃素说，如今都已被视为历史的陈迹。库恩的</w:t>
      </w:r>
      <w:r>
        <w:rPr>
          <w:rFonts w:hint="eastAsia" w:ascii="宋体" w:hAnsi="宋体" w:eastAsia="宋体" w:cs="宋体"/>
          <w:sz w:val="24"/>
          <w:lang w:eastAsia="zh-CN"/>
        </w:rPr>
        <w:t>「</w:t>
      </w:r>
      <w:r>
        <w:rPr>
          <w:rFonts w:hint="eastAsia" w:ascii="宋体" w:hAnsi="宋体" w:eastAsia="宋体" w:cs="宋体"/>
          <w:sz w:val="24"/>
        </w:rPr>
        <w:t>范式革命</w:t>
      </w:r>
      <w:r>
        <w:rPr>
          <w:rFonts w:hint="eastAsia" w:ascii="宋体" w:hAnsi="宋体" w:eastAsia="宋体" w:cs="宋体"/>
          <w:sz w:val="24"/>
          <w:lang w:eastAsia="zh-CN"/>
        </w:rPr>
        <w:t>」</w:t>
      </w:r>
      <w:r>
        <w:rPr>
          <w:rFonts w:hint="eastAsia" w:ascii="宋体" w:hAnsi="宋体" w:eastAsia="宋体" w:cs="宋体"/>
          <w:sz w:val="24"/>
        </w:rPr>
        <w:t>理论雄辩地证明，科学的进步并非线性累ed积，而是通过一系列的</w:t>
      </w:r>
      <w:r>
        <w:rPr>
          <w:rFonts w:hint="eastAsia" w:ascii="宋体" w:hAnsi="宋体" w:eastAsia="宋体" w:cs="宋体"/>
          <w:sz w:val="24"/>
          <w:lang w:eastAsia="zh-CN"/>
        </w:rPr>
        <w:t>「</w:t>
      </w:r>
      <w:r>
        <w:rPr>
          <w:rFonts w:hint="eastAsia" w:ascii="宋体" w:hAnsi="宋体" w:eastAsia="宋体" w:cs="宋体"/>
          <w:sz w:val="24"/>
        </w:rPr>
        <w:t>世界观</w:t>
      </w:r>
      <w:r>
        <w:rPr>
          <w:rFonts w:hint="eastAsia" w:ascii="宋体" w:hAnsi="宋体" w:eastAsia="宋体" w:cs="宋体"/>
          <w:sz w:val="24"/>
          <w:lang w:eastAsia="zh-CN"/>
        </w:rPr>
        <w:t>」</w:t>
      </w:r>
      <w:r>
        <w:rPr>
          <w:rFonts w:hint="eastAsia" w:ascii="宋体" w:hAnsi="宋体" w:eastAsia="宋体" w:cs="宋体"/>
          <w:sz w:val="24"/>
        </w:rPr>
        <w:t>的断裂式转换。每一个</w:t>
      </w:r>
      <w:r>
        <w:rPr>
          <w:rFonts w:hint="eastAsia" w:ascii="宋体" w:hAnsi="宋体" w:eastAsia="宋体" w:cs="宋体"/>
          <w:sz w:val="24"/>
          <w:lang w:eastAsia="zh-CN"/>
        </w:rPr>
        <w:t>「</w:t>
      </w:r>
      <w:r>
        <w:rPr>
          <w:rFonts w:hint="eastAsia" w:ascii="宋体" w:hAnsi="宋体" w:eastAsia="宋体" w:cs="宋体"/>
          <w:sz w:val="24"/>
        </w:rPr>
        <w:t>范式</w:t>
      </w:r>
      <w:r>
        <w:rPr>
          <w:rFonts w:hint="eastAsia" w:ascii="宋体" w:hAnsi="宋体" w:eastAsia="宋体" w:cs="宋体"/>
          <w:sz w:val="24"/>
          <w:lang w:eastAsia="zh-CN"/>
        </w:rPr>
        <w:t>」</w:t>
      </w:r>
      <w:r>
        <w:rPr>
          <w:rFonts w:hint="eastAsia" w:ascii="宋体" w:hAnsi="宋体" w:eastAsia="宋体" w:cs="宋体"/>
          <w:sz w:val="24"/>
        </w:rPr>
        <w:t>都像一种独特的</w:t>
      </w:r>
      <w:r>
        <w:rPr>
          <w:rFonts w:hint="eastAsia" w:ascii="宋体" w:hAnsi="宋体" w:eastAsia="宋体" w:cs="宋体"/>
          <w:sz w:val="24"/>
          <w:lang w:eastAsia="zh-CN"/>
        </w:rPr>
        <w:t>「</w:t>
      </w:r>
      <w:r>
        <w:rPr>
          <w:rFonts w:hint="eastAsia" w:ascii="宋体" w:hAnsi="宋体" w:eastAsia="宋体" w:cs="宋体"/>
          <w:sz w:val="24"/>
        </w:rPr>
        <w:t>观察模式</w:t>
      </w:r>
      <w:r>
        <w:rPr>
          <w:rFonts w:hint="eastAsia" w:ascii="宋体" w:hAnsi="宋体" w:eastAsia="宋体" w:cs="宋体"/>
          <w:sz w:val="24"/>
          <w:lang w:eastAsia="zh-CN"/>
        </w:rPr>
        <w:t>」</w:t>
      </w:r>
      <w:r>
        <w:rPr>
          <w:rFonts w:hint="eastAsia" w:ascii="宋体" w:hAnsi="宋体" w:eastAsia="宋体" w:cs="宋体"/>
          <w:sz w:val="24"/>
        </w:rPr>
        <w:t>，它决定了科学家能</w:t>
      </w:r>
      <w:r>
        <w:rPr>
          <w:rFonts w:hint="eastAsia" w:ascii="宋体" w:hAnsi="宋体" w:eastAsia="宋体" w:cs="宋体"/>
          <w:sz w:val="24"/>
          <w:lang w:eastAsia="zh-CN"/>
        </w:rPr>
        <w:t>「</w:t>
      </w:r>
      <w:r>
        <w:rPr>
          <w:rFonts w:hint="eastAsia" w:ascii="宋体" w:hAnsi="宋体" w:eastAsia="宋体" w:cs="宋体"/>
          <w:sz w:val="24"/>
        </w:rPr>
        <w:t>看到</w:t>
      </w:r>
      <w:r>
        <w:rPr>
          <w:rFonts w:hint="eastAsia" w:ascii="宋体" w:hAnsi="宋体" w:eastAsia="宋体" w:cs="宋体"/>
          <w:sz w:val="24"/>
          <w:lang w:eastAsia="zh-CN"/>
        </w:rPr>
        <w:t>」</w:t>
      </w:r>
      <w:r>
        <w:rPr>
          <w:rFonts w:hint="eastAsia" w:ascii="宋体" w:hAnsi="宋体" w:eastAsia="宋体" w:cs="宋体"/>
          <w:sz w:val="24"/>
        </w:rPr>
        <w:t>什么问题，以及如何去解答。当一个范式内部积累了太多无法解释的</w:t>
      </w:r>
      <w:r>
        <w:rPr>
          <w:rFonts w:hint="eastAsia" w:ascii="宋体" w:hAnsi="宋体" w:eastAsia="宋体" w:cs="宋体"/>
          <w:sz w:val="24"/>
          <w:lang w:eastAsia="zh-CN"/>
        </w:rPr>
        <w:t>「</w:t>
      </w:r>
      <w:r>
        <w:rPr>
          <w:rFonts w:hint="eastAsia" w:ascii="宋体" w:hAnsi="宋体" w:eastAsia="宋体" w:cs="宋体"/>
          <w:sz w:val="24"/>
        </w:rPr>
        <w:t>异例</w:t>
      </w:r>
      <w:r>
        <w:rPr>
          <w:rFonts w:hint="eastAsia" w:ascii="宋体" w:hAnsi="宋体" w:eastAsia="宋体" w:cs="宋体"/>
          <w:sz w:val="24"/>
          <w:lang w:eastAsia="zh-CN"/>
        </w:rPr>
        <w:t>」</w:t>
      </w:r>
      <w:r>
        <w:rPr>
          <w:rFonts w:hint="eastAsia" w:ascii="宋体" w:hAnsi="宋体" w:eastAsia="宋体" w:cs="宋体"/>
          <w:sz w:val="24"/>
        </w:rPr>
        <w:t>，革命就会爆发，旧的世界观被整体抛弃，新的世界观取而代之。这表明，所谓的</w:t>
      </w:r>
      <w:r>
        <w:rPr>
          <w:rFonts w:hint="eastAsia" w:ascii="宋体" w:hAnsi="宋体" w:eastAsia="宋体" w:cs="宋体"/>
          <w:sz w:val="24"/>
          <w:lang w:eastAsia="zh-CN"/>
        </w:rPr>
        <w:t>「</w:t>
      </w:r>
      <w:r>
        <w:rPr>
          <w:rFonts w:hint="eastAsia" w:ascii="宋体" w:hAnsi="宋体" w:eastAsia="宋体" w:cs="宋体"/>
          <w:sz w:val="24"/>
        </w:rPr>
        <w:t>真理</w:t>
      </w:r>
      <w:r>
        <w:rPr>
          <w:rFonts w:hint="eastAsia" w:ascii="宋体" w:hAnsi="宋体" w:eastAsia="宋体" w:cs="宋体"/>
          <w:sz w:val="24"/>
          <w:lang w:eastAsia="zh-CN"/>
        </w:rPr>
        <w:t>」</w:t>
      </w:r>
      <w:r>
        <w:rPr>
          <w:rFonts w:hint="eastAsia" w:ascii="宋体" w:hAnsi="宋体" w:eastAsia="宋体" w:cs="宋体"/>
          <w:sz w:val="24"/>
        </w:rPr>
        <w:t>是高度依赖于其所处的认知框架（范式）的。</w:t>
      </w:r>
    </w:p>
    <w:p w14:paraId="08A7C5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F1ED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第三，量子力学的颠覆。二十世纪的物理学革命，尤其是量子力学的出现，从根本上动摇了经典科学实在论的根基。哥本哈根诠释明确指出，在被</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之前，微观粒子的状态（如位置、动量）是不确定的，处于多种可能性的叠加态。是</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这个行为，迫使波函数</w:t>
      </w:r>
      <w:r>
        <w:rPr>
          <w:rFonts w:hint="eastAsia" w:ascii="宋体" w:hAnsi="宋体" w:eastAsia="宋体" w:cs="宋体"/>
          <w:sz w:val="24"/>
          <w:lang w:eastAsia="zh-CN"/>
        </w:rPr>
        <w:t>「</w:t>
      </w:r>
      <w:r>
        <w:rPr>
          <w:rFonts w:hint="eastAsia" w:ascii="宋体" w:hAnsi="宋体" w:eastAsia="宋体" w:cs="宋体"/>
          <w:sz w:val="24"/>
        </w:rPr>
        <w:t>坍缩</w:t>
      </w:r>
      <w:r>
        <w:rPr>
          <w:rFonts w:hint="eastAsia" w:ascii="宋体" w:hAnsi="宋体" w:eastAsia="宋体" w:cs="宋体"/>
          <w:sz w:val="24"/>
          <w:lang w:eastAsia="zh-CN"/>
        </w:rPr>
        <w:t>」</w:t>
      </w:r>
      <w:r>
        <w:rPr>
          <w:rFonts w:hint="eastAsia" w:ascii="宋体" w:hAnsi="宋体" w:eastAsia="宋体" w:cs="宋体"/>
          <w:sz w:val="24"/>
        </w:rPr>
        <w:t>，使其</w:t>
      </w:r>
      <w:r>
        <w:rPr>
          <w:rFonts w:hint="eastAsia" w:ascii="宋体" w:hAnsi="宋体" w:eastAsia="宋体" w:cs="宋体"/>
          <w:sz w:val="24"/>
          <w:lang w:eastAsia="zh-CN"/>
        </w:rPr>
        <w:t>「</w:t>
      </w:r>
      <w:r>
        <w:rPr>
          <w:rFonts w:hint="eastAsia" w:ascii="宋体" w:hAnsi="宋体" w:eastAsia="宋体" w:cs="宋体"/>
          <w:sz w:val="24"/>
        </w:rPr>
        <w:t>收敛</w:t>
      </w:r>
      <w:r>
        <w:rPr>
          <w:rFonts w:hint="eastAsia" w:ascii="宋体" w:hAnsi="宋体" w:eastAsia="宋体" w:cs="宋体"/>
          <w:sz w:val="24"/>
          <w:lang w:eastAsia="zh-CN"/>
        </w:rPr>
        <w:t>」</w:t>
      </w:r>
      <w:r>
        <w:rPr>
          <w:rFonts w:hint="eastAsia" w:ascii="宋体" w:hAnsi="宋体" w:eastAsia="宋体" w:cs="宋体"/>
          <w:sz w:val="24"/>
        </w:rPr>
        <w:t>为一个确定的状态。这意味着，我们所</w:t>
      </w:r>
      <w:r>
        <w:rPr>
          <w:rFonts w:hint="eastAsia" w:ascii="宋体" w:hAnsi="宋体" w:eastAsia="宋体" w:cs="宋体"/>
          <w:sz w:val="24"/>
          <w:lang w:eastAsia="zh-CN"/>
        </w:rPr>
        <w:t>「</w:t>
      </w:r>
      <w:r>
        <w:rPr>
          <w:rFonts w:hint="eastAsia" w:ascii="宋体" w:hAnsi="宋体" w:eastAsia="宋体" w:cs="宋体"/>
          <w:sz w:val="24"/>
        </w:rPr>
        <w:t>发现</w:t>
      </w:r>
      <w:r>
        <w:rPr>
          <w:rFonts w:hint="eastAsia" w:ascii="宋体" w:hAnsi="宋体" w:eastAsia="宋体" w:cs="宋体"/>
          <w:sz w:val="24"/>
          <w:lang w:eastAsia="zh-CN"/>
        </w:rPr>
        <w:t>」</w:t>
      </w:r>
      <w:r>
        <w:rPr>
          <w:rFonts w:hint="eastAsia" w:ascii="宋体" w:hAnsi="宋体" w:eastAsia="宋体" w:cs="宋体"/>
          <w:sz w:val="24"/>
        </w:rPr>
        <w:t>的微观现实，与我们的</w:t>
      </w:r>
      <w:r>
        <w:rPr>
          <w:rFonts w:hint="eastAsia" w:ascii="宋体" w:hAnsi="宋体" w:eastAsia="宋体" w:cs="宋体"/>
          <w:sz w:val="24"/>
          <w:lang w:eastAsia="zh-CN"/>
        </w:rPr>
        <w:t>「</w:t>
      </w:r>
      <w:r>
        <w:rPr>
          <w:rFonts w:hint="eastAsia" w:ascii="宋体" w:hAnsi="宋体" w:eastAsia="宋体" w:cs="宋体"/>
          <w:sz w:val="24"/>
        </w:rPr>
        <w:t>观察</w:t>
      </w:r>
      <w:r>
        <w:rPr>
          <w:rFonts w:hint="eastAsia" w:ascii="宋体" w:hAnsi="宋体" w:eastAsia="宋体" w:cs="宋体"/>
          <w:sz w:val="24"/>
          <w:lang w:eastAsia="zh-CN"/>
        </w:rPr>
        <w:t>」</w:t>
      </w:r>
      <w:r>
        <w:rPr>
          <w:rFonts w:hint="eastAsia" w:ascii="宋体" w:hAnsi="宋体" w:eastAsia="宋体" w:cs="宋体"/>
          <w:sz w:val="24"/>
        </w:rPr>
        <w:t>行为本身密不可分。不存在一个独立于我们之外的、预先确定的微观世界等待我们去镜像。这为本书的</w:t>
      </w:r>
      <w:r>
        <w:rPr>
          <w:rFonts w:hint="eastAsia" w:ascii="宋体" w:hAnsi="宋体" w:eastAsia="宋体" w:cs="宋体"/>
          <w:sz w:val="24"/>
          <w:lang w:eastAsia="zh-CN"/>
        </w:rPr>
        <w:t>「</w:t>
      </w:r>
      <w:r>
        <w:rPr>
          <w:rFonts w:hint="eastAsia" w:ascii="宋体" w:hAnsi="宋体" w:eastAsia="宋体" w:cs="宋体"/>
          <w:sz w:val="24"/>
        </w:rPr>
        <w:t>观察收敛可能性</w:t>
      </w:r>
      <w:r>
        <w:rPr>
          <w:rFonts w:hint="eastAsia" w:ascii="宋体" w:hAnsi="宋体" w:eastAsia="宋体" w:cs="宋体"/>
          <w:sz w:val="24"/>
          <w:lang w:eastAsia="zh-CN"/>
        </w:rPr>
        <w:t>」</w:t>
      </w:r>
      <w:r>
        <w:rPr>
          <w:rFonts w:hint="eastAsia" w:ascii="宋体" w:hAnsi="宋体" w:eastAsia="宋体" w:cs="宋体"/>
          <w:sz w:val="24"/>
        </w:rPr>
        <w:t>的本体论提供了来自前沿科学的有力旁证，也宣告了静态</w:t>
      </w:r>
      <w:r>
        <w:rPr>
          <w:rFonts w:hint="eastAsia" w:ascii="宋体" w:hAnsi="宋体" w:eastAsia="宋体" w:cs="宋体"/>
          <w:sz w:val="24"/>
          <w:lang w:eastAsia="zh-CN"/>
        </w:rPr>
        <w:t>「</w:t>
      </w:r>
      <w:r>
        <w:rPr>
          <w:rFonts w:hint="eastAsia" w:ascii="宋体" w:hAnsi="宋体" w:eastAsia="宋体" w:cs="宋体"/>
          <w:sz w:val="24"/>
        </w:rPr>
        <w:t>镜像论</w:t>
      </w:r>
      <w:r>
        <w:rPr>
          <w:rFonts w:hint="eastAsia" w:ascii="宋体" w:hAnsi="宋体" w:eastAsia="宋体" w:cs="宋体"/>
          <w:sz w:val="24"/>
          <w:lang w:eastAsia="zh-CN"/>
        </w:rPr>
        <w:t>」</w:t>
      </w:r>
      <w:r>
        <w:rPr>
          <w:rFonts w:hint="eastAsia" w:ascii="宋体" w:hAnsi="宋体" w:eastAsia="宋体" w:cs="宋体"/>
          <w:sz w:val="24"/>
        </w:rPr>
        <w:t>真理观在物理学核心领域的破产。</w:t>
      </w:r>
    </w:p>
    <w:p w14:paraId="3DAA5E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9957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rPr>
        <w:t>综上所述，静态的、终极的真理观，无论其表现形式是哲学的理型、宗教的神启，还是科学的镜像，其本质都是一种将特定历史阶段、特定观察模式下形成的</w:t>
      </w:r>
      <w:r>
        <w:rPr>
          <w:rFonts w:hint="eastAsia" w:ascii="宋体" w:hAnsi="宋体" w:eastAsia="宋体" w:cs="宋体"/>
          <w:sz w:val="24"/>
          <w:lang w:eastAsia="zh-CN"/>
        </w:rPr>
        <w:t>「</w:t>
      </w:r>
      <w:r>
        <w:rPr>
          <w:rFonts w:hint="eastAsia" w:ascii="宋体" w:hAnsi="宋体" w:eastAsia="宋体" w:cs="宋体"/>
          <w:sz w:val="24"/>
        </w:rPr>
        <w:t>锁定存在</w:t>
      </w:r>
      <w:r>
        <w:rPr>
          <w:rFonts w:hint="eastAsia" w:ascii="宋体" w:hAnsi="宋体" w:eastAsia="宋体" w:cs="宋体"/>
          <w:sz w:val="24"/>
          <w:lang w:eastAsia="zh-CN"/>
        </w:rPr>
        <w:t>」</w:t>
      </w:r>
      <w:r>
        <w:rPr>
          <w:rFonts w:hint="eastAsia" w:ascii="宋体" w:hAnsi="宋体" w:eastAsia="宋体" w:cs="宋体"/>
          <w:sz w:val="24"/>
        </w:rPr>
        <w:t>或</w:t>
      </w:r>
      <w:r>
        <w:rPr>
          <w:rFonts w:hint="eastAsia" w:ascii="宋体" w:hAnsi="宋体" w:eastAsia="宋体" w:cs="宋体"/>
          <w:sz w:val="24"/>
          <w:lang w:eastAsia="zh-CN"/>
        </w:rPr>
        <w:t>「</w:t>
      </w:r>
      <w:r>
        <w:rPr>
          <w:rFonts w:hint="eastAsia" w:ascii="宋体" w:hAnsi="宋体" w:eastAsia="宋体" w:cs="宋体"/>
          <w:sz w:val="24"/>
        </w:rPr>
        <w:t>观察共识</w:t>
      </w:r>
      <w:r>
        <w:rPr>
          <w:rFonts w:hint="eastAsia" w:ascii="宋体" w:hAnsi="宋体" w:eastAsia="宋体" w:cs="宋体"/>
          <w:sz w:val="24"/>
          <w:lang w:eastAsia="zh-CN"/>
        </w:rPr>
        <w:t>」</w:t>
      </w:r>
      <w:r>
        <w:rPr>
          <w:rFonts w:hint="eastAsia" w:ascii="宋体" w:hAnsi="宋体" w:eastAsia="宋体" w:cs="宋体"/>
          <w:sz w:val="24"/>
        </w:rPr>
        <w:t>进行普遍化、永恒化的企图。它源于我们对确定性的渴望，却与实在的动态本质和认知的历史性相悖。拆解了这座偶像，我们并非陷入了虚无主义的泥潭，而是为一种更强大、更</w:t>
      </w:r>
      <w:r>
        <w:rPr>
          <w:rFonts w:hint="eastAsia" w:ascii="宋体" w:hAnsi="宋体" w:eastAsia="宋体" w:cs="宋体"/>
          <w:sz w:val="24"/>
          <w:lang w:val="en-US" w:eastAsia="zh-CN"/>
        </w:rPr>
        <w:t>动态、更负责任的认知而实践</w:t>
      </w:r>
      <w:r>
        <w:rPr>
          <w:rFonts w:hint="eastAsia" w:ascii="宋体" w:hAnsi="宋体" w:eastAsia="宋体" w:cs="宋体"/>
          <w:sz w:val="24"/>
          <w:lang w:eastAsia="zh-CN"/>
        </w:rPr>
        <w:t>。</w:t>
      </w:r>
    </w:p>
    <w:p w14:paraId="7AF763C3">
      <w:pPr>
        <w:pStyle w:val="5"/>
        <w:bidi w:val="0"/>
        <w:rPr>
          <w:rFonts w:hint="eastAsia" w:ascii="宋体" w:hAnsi="宋体" w:eastAsia="宋体" w:cs="宋体"/>
          <w:lang w:val="en-US" w:eastAsia="zh-CN"/>
        </w:rPr>
      </w:pPr>
      <w:r>
        <w:rPr>
          <w:rFonts w:hint="eastAsia" w:ascii="宋体" w:hAnsi="宋体" w:eastAsia="宋体" w:cs="宋体"/>
          <w:lang w:val="en-US" w:eastAsia="zh-CN"/>
        </w:rPr>
        <w:t>过程性完备：一种动态的认知新范式</w:t>
      </w:r>
    </w:p>
    <w:p w14:paraId="426A67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拆解了静态真理观的偶像，我们并非抵达了一片怀疑主义的荒原，在那里，所有的知识都等同于虚无的意见。恰恰相反，我们获得了一片更广阔、更肥沃的土地，可以在其上建立一种更符合实在动态本质、更具生命力的认知范式。</w:t>
      </w:r>
    </w:p>
    <w:p w14:paraId="63158B7A">
      <w:pPr>
        <w:pStyle w:val="6"/>
        <w:bidi w:val="0"/>
        <w:rPr>
          <w:rFonts w:hint="eastAsia" w:ascii="宋体" w:hAnsi="宋体" w:eastAsia="宋体" w:cs="宋体"/>
          <w:lang w:val="en-US" w:eastAsia="zh-CN"/>
        </w:rPr>
      </w:pPr>
      <w:r>
        <w:rPr>
          <w:rFonts w:hint="eastAsia" w:ascii="宋体" w:hAnsi="宋体" w:eastAsia="宋体" w:cs="宋体"/>
          <w:lang w:val="en-US" w:eastAsia="zh-CN"/>
        </w:rPr>
        <w:t>从「结论的完备」到「过程的完备」</w:t>
      </w:r>
    </w:p>
    <w:p w14:paraId="7ED92C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认知观的「完备性」（Completeness）是一种终点状态。一个理论体系，如果能够解释其领域内的所有现象，并且内部逻辑自洽、没有矛盾，就被认为是完备的。哥德尔的不完备性定理已经在数学这一最严谨的领域内，对这种形式系统的内在局限性给出了致命一击。他证明了任何一个足够强大的、包含基本算术的形式系统中，都必然存在一些命题，在该系统内部既不能被证明，也不能被证伪。这意味着，追求一个封闭的、自足的、能够判定一切的「结论完备」体系，在逻辑上就是不可能的。</w:t>
      </w:r>
    </w:p>
    <w:p w14:paraId="496E70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E2EC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过程性完备」则从根本上重新定义了「完备性」这个概念。它将焦点从静态的「结论」转移到了动态的「过程」。一个认知体系的优越性，不再取决于它是否提供了一个一劳永逸的最终答案，而在于它是否建立了一套能够持续自我修正、迭代升级、适应新信息、并从错误中学习的有效机制。</w:t>
      </w:r>
    </w:p>
    <w:p w14:paraId="330693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0024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可以用一个比喻来理解这种转变。传统的「结论完备」认知观，就像是试图绘制一张终极的、包含了所有细节的、1:1比例的世界地图。这张地图一旦完成，就将是绝对真理的化身。然而，这不仅在实践上不可能，在理论上也毫无意义——一张与世界同样复杂的地图，失去了其作为「模型」的导航价值。</w:t>
      </w:r>
    </w:p>
    <w:p w14:paraId="7BF2DD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759A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而「过程性完备」的认知观，则像是一个先进的实时卫星导航系统（GPS）。这个系统的价值不在于它预存了一张永不改变的「完美地图」，而在于：</w:t>
      </w:r>
    </w:p>
    <w:p w14:paraId="695B7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4258EF">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实时数据输入：它能持续接收来自环境的最新信息（如新的道路、交通堵塞、天气变化）。</w:t>
      </w:r>
    </w:p>
    <w:p w14:paraId="20AA6BB5">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动态路径规划：它能根据实时数据和用户的目标，动态地计算出「当下最优」的路径。</w:t>
      </w:r>
    </w:p>
    <w:p w14:paraId="65D08089">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误差修正机制：当用户偏离预定路线（犯错）时，它不会崩溃，而是能立刻重新计算，提供新的可行方案。</w:t>
      </w:r>
    </w:p>
    <w:p w14:paraId="0148BF60">
      <w:pPr>
        <w:numPr>
          <w:ilvl w:val="0"/>
          <w:numId w:val="3"/>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系统迭代升级：其底层的算法和地图数据库本身也在不断地被开发者更新和优化。</w:t>
      </w:r>
    </w:p>
    <w:p w14:paraId="771FE2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89FB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导航系统的「完备性」，恰恰体现在它的「不完备性」——它永远对新的信息开放，永远在准备着修正自己。它的力量不在于「知道一切」，而在于其强大的「学习和适应能力」。同样，「过程性完备」的认知体系，其力量就在于它内建了一套强大的、能够驱动自身演化的反馈循环。</w:t>
      </w:r>
    </w:p>
    <w:p w14:paraId="4EA29641">
      <w:pPr>
        <w:pStyle w:val="6"/>
        <w:bidi w:val="0"/>
        <w:rPr>
          <w:rFonts w:hint="eastAsia" w:ascii="宋体" w:hAnsi="宋体" w:eastAsia="宋体" w:cs="宋体"/>
          <w:lang w:val="en-US" w:eastAsia="zh-CN"/>
        </w:rPr>
      </w:pPr>
      <w:r>
        <w:rPr>
          <w:rFonts w:hint="eastAsia" w:ascii="宋体" w:hAnsi="宋体" w:eastAsia="宋体" w:cs="宋体"/>
          <w:lang w:val="en-US" w:eastAsia="zh-CN"/>
        </w:rPr>
        <w:t>认知系统的反馈循环：建构的引擎</w:t>
      </w:r>
    </w:p>
    <w:p w14:paraId="3D9279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一个具备「过程性完备」特征的认知系统，其核心是一个由「预期-实践-反馈-修正」构成的闭环。</w:t>
      </w:r>
    </w:p>
    <w:p w14:paraId="233A92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F2D5DC">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预期 (Expectation)：任何认知活动都始于一个既有的模型或理论，我们称之为「前瞻性聚焦」。这个模型为我们提供了一个关于世界将如何运作的「预期」。例如，基于牛顿力学的预期是，物体的质量是恒定的，时间是绝对的。</w:t>
      </w:r>
    </w:p>
    <w:p w14:paraId="44F9D85A">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实践 (Practice)：我们将这个预期付诸实践，通过观察、实验或行动与实在进行互动。这是用我们建构的「认知工具」去「触碰」可能性基底，并「收敛」出确定性结果的过程。例如，科学家们设计实验去测量高速运动的粒子的质量和时间。</w:t>
      </w:r>
    </w:p>
    <w:p w14:paraId="3FAE831D">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反馈 (Feedback)：实践产生的结果，会与我们的初始预期进行比较。两者之间的「差异」或「偏差」（Error Signal），就是系统收到的最宝贵的「反馈」。当实验发现高速运动的粒子质量会增加、时间会变慢时，这就构成了对牛顿力学预期的「负反馈」。</w:t>
      </w:r>
    </w:p>
    <w:p w14:paraId="73A844DE">
      <w:pPr>
        <w:numPr>
          <w:ilvl w:val="0"/>
          <w:numId w:val="4"/>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修正 (Revision)：系统根据反馈信号，对原有的认知模型进行调整。这种调整可能是小范围的参数修正（例如，在牛顿力学的框架内增加一个空气阻力系数），也可能是颠覆性的模型替换（例如，用爱因斯坦的相对论范式取代牛顿范式）。修正后的新模型，将成为下一轮认知循环的「预期」起点。</w:t>
      </w:r>
    </w:p>
    <w:p w14:paraId="02FA3A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85E7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循环，正是认知体系进行「不完全映射」的动态过程。每一次循环，都像是在无限的可能性基底上进行一次新的「测绘」，让我们的「认知地图」变得更精细、适用范围更广。这个过程永无止境，因为「可能性基底」本身是无限的，而我们的每一次「观察」都只是对其有限的「收敛」。</w:t>
      </w:r>
    </w:p>
    <w:p w14:paraId="235CAEB2">
      <w:pPr>
        <w:pStyle w:val="6"/>
        <w:bidi w:val="0"/>
        <w:rPr>
          <w:rFonts w:hint="eastAsia" w:ascii="宋体" w:hAnsi="宋体" w:eastAsia="宋体" w:cs="宋体"/>
          <w:lang w:val="en-US" w:eastAsia="zh-CN"/>
        </w:rPr>
      </w:pPr>
      <w:r>
        <w:rPr>
          <w:rFonts w:hint="eastAsia" w:ascii="宋体" w:hAnsi="宋体" w:eastAsia="宋体" w:cs="宋体"/>
          <w:lang w:val="en-US" w:eastAsia="zh-CN"/>
        </w:rPr>
        <w:t>重新定义「真理」：从名词到动词</w:t>
      </w:r>
    </w:p>
    <w:p w14:paraId="0257A5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在「过程性完备」的框架下，「真理」的含义也发生了深刻的转变。</w:t>
      </w:r>
    </w:p>
    <w:p w14:paraId="2BA598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368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「真理」不再是一个名词（a Truth），一个指代某个客观、静态实体的标签。它变成了一个更接近动词（to truth, or truthing）的概念，描述的是一个过程，一个方向。一个理论的「真理性」，不在于它是否与某个不可知的「终极实在」完美符合，而在于它在多大程度上能够：</w:t>
      </w:r>
    </w:p>
    <w:p w14:paraId="282C9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E4D34D">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提升预测力：能更准确地预测未来观察将收敛出的结果。</w:t>
      </w:r>
    </w:p>
    <w:p w14:paraId="1ECE4C49">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扩大解释范围：能将更多、更广泛的现象纳入一个融贯的解释框架。</w:t>
      </w:r>
    </w:p>
    <w:p w14:paraId="3C50EFA9">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增强实践能力：能指导我们更有效地与世界互动，实现我们的目标（例如，制造出更先进的技术）。</w:t>
      </w:r>
    </w:p>
    <w:p w14:paraId="08606FE4">
      <w:pPr>
        <w:numPr>
          <w:ilvl w:val="0"/>
          <w:numId w:val="5"/>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激发新的问题：能揭示我们认知模型的边界，暴露出新的「异例」，从而为下一轮的认知探索指明方向。</w:t>
      </w:r>
    </w:p>
    <w:p w14:paraId="2DB816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9D4E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这个角度看，爱因斯坦的相对论比牛顿力学更「真」，并非因为它更「像」宇宙的本来面目，而是因为它在上述四个维度上都表现得更为出色。它能解释牛顿力学无法解释的现象（如水星的近日点进动），能做出更精确的预测（如光线在引力场中的弯曲），催生了核能和GPS等全新的技术，并开启了通往量子力学和宇宙学的新问题域。</w:t>
      </w:r>
    </w:p>
    <w:p w14:paraId="69851F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842F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并不意味着牛顿力学是「错误」的。在一个特定的「观察层级」（宏观、低速的物体）和特定的实践需求下，牛顿力学依然是一个极其有效、简洁且「足够真」的认知工具。它是一个在特定适用边界内被「暂时锁定」的、极其成功的「阶段性适用方案」。</w:t>
      </w:r>
    </w:p>
    <w:p w14:paraId="19B50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09E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真理」具有了层级性和工具性。它不是唯一的、绝对的，而是多层的、相对的。我们拥有的不是一个「真理」，而是一个由不同适用范围、不同解释精度的理论构成的「真理工具箱」。我们的任务，是根据具体的「建构」需求，选择最合适的工具。而认知进步的标志，就是不断地发明新工具，并优化旧工具。</w:t>
      </w:r>
    </w:p>
    <w:p w14:paraId="2220D6C4">
      <w:pPr>
        <w:pStyle w:val="5"/>
        <w:bidi w:val="0"/>
        <w:rPr>
          <w:rFonts w:hint="eastAsia" w:ascii="宋体" w:hAnsi="宋体" w:eastAsia="宋体" w:cs="宋体"/>
          <w:lang w:val="en-US" w:eastAsia="zh-CN"/>
        </w:rPr>
      </w:pPr>
      <w:r>
        <w:rPr>
          <w:rFonts w:hint="eastAsia" w:ascii="宋体" w:hAnsi="宋体" w:eastAsia="宋体" w:cs="宋体"/>
          <w:lang w:val="en-US" w:eastAsia="zh-CN"/>
        </w:rPr>
        <w:t>试错的价值：在「最优失败路径」中进化</w:t>
      </w:r>
    </w:p>
    <w:p w14:paraId="1CE1B1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追求「结论完备」的旧范式中，「错误」是一个纯粹的负面概念。它代表着与「真理」的偏离，是需要被尽快消除的瑕疵。犯错，往往与愚蠢、失败和无能联系在一起。然而，在「过程性完备」的新范式中，「错误」的地位发生了180度的转变。它不再是认知过程的敌人，而是其最宝贵的盟友和最核心的驱动力。</w:t>
      </w:r>
    </w:p>
    <w:p w14:paraId="7ACF7C67">
      <w:pPr>
        <w:pStyle w:val="6"/>
        <w:bidi w:val="0"/>
        <w:rPr>
          <w:rFonts w:hint="eastAsia" w:ascii="宋体" w:hAnsi="宋体" w:eastAsia="宋体" w:cs="宋体"/>
          <w:lang w:val="en-US" w:eastAsia="zh-CN"/>
        </w:rPr>
      </w:pPr>
      <w:r>
        <w:rPr>
          <w:rFonts w:hint="eastAsia" w:ascii="宋体" w:hAnsi="宋体" w:eastAsia="宋体" w:cs="宋体"/>
          <w:lang w:val="en-US" w:eastAsia="zh-CN"/>
        </w:rPr>
        <w:t>错误作为信息：认知系统的「负熵」来源</w:t>
      </w:r>
    </w:p>
    <w:p w14:paraId="270633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封闭系统，根据热力学第二定律，其熵（无序度）会不断增加，最终走向「热寂」。一个封闭的认知系统同样如此，它会因无法接纳新信息而变得僵化、教条，最终丧失解释力，成为「死的知识」。而「错误」，正是打破这种封闭性，为认知系统注入「负熵」（信息）的关键机制。</w:t>
      </w:r>
    </w:p>
    <w:p w14:paraId="11A694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732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次实践的结果与我们的预期模型产生偏差时，这个「错误」本身就携带了关于我们模型局限性的高价值信息。它精确地告诉我们：在哪个环节、哪个边界条件下，我们现有的「认知地图」失效了。一个完全符合预期的结果，虽然能验证我们现有模型的有效性，但它并没有带来新的信息，只是在已知区域内重复确认。而一个意料之外的「错误」，则像一个探险家在地图的边缘发现了一片前所未见的「未知大陆」。</w:t>
      </w:r>
    </w:p>
    <w:p w14:paraId="5B0E96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6550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科学史上最伟大的发现，往往都源于对「错误」或「异例」的追问。珀西·斯宾塞在测试雷达设备时，发现口袋里的巧克力融化了，这个「意外」最终导致了微波炉的发明。亚历山大·弗莱明因为一次「失败」的实验（培养皿被霉菌污染），发现了青霉素。天文学家对天王星轨道「错误」的计算，最终引导他们发现了海王星的存在。在这些案例中，「错误」不是需要被丢弃的垃圾，而是通往新知识大门的钥匙。一个对错误麻木、习惯于将其解释为「操作失误」或「偶然干扰」的认知系统，将永远被禁锢在已知的牢笼里。</w:t>
      </w:r>
    </w:p>
    <w:p w14:paraId="2206CC07">
      <w:pPr>
        <w:pStyle w:val="6"/>
        <w:bidi w:val="0"/>
        <w:rPr>
          <w:rFonts w:hint="eastAsia" w:ascii="宋体" w:hAnsi="宋体" w:eastAsia="宋体" w:cs="宋体"/>
          <w:lang w:val="en-US" w:eastAsia="zh-CN"/>
        </w:rPr>
      </w:pPr>
      <w:r>
        <w:rPr>
          <w:rFonts w:hint="eastAsia" w:ascii="宋体" w:hAnsi="宋体" w:eastAsia="宋体" w:cs="宋体"/>
          <w:lang w:val="en-US" w:eastAsia="zh-CN"/>
        </w:rPr>
        <w:t>「最优失败路径」的选择</w:t>
      </w:r>
    </w:p>
    <w:p w14:paraId="258E14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既然错误不可避免且价值巨大，那么认知进化的核心就不再是「如何避免犯错」，而是「如何更有效地犯错」。这引出了一个至关重要的概念：「最优失败路径」（Optimal Failure Path）。</w:t>
      </w:r>
    </w:p>
    <w:p w14:paraId="7B8BE3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463E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在一个复杂的、不确定的环境中进行探索，失败是常态。然而，并非所有的失败都具有同等的价值。</w:t>
      </w:r>
    </w:p>
    <w:p w14:paraId="26BFDF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C22D0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劣质的失败：</w:t>
      </w:r>
    </w:p>
    <w:p w14:paraId="186FD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那些重复性的、信息量低的、代价高昂的失败。例如，在同一个地方反复跌倒，却从不思考原因；或者进行一次孤注一掷的豪赌，失败则满盘皆输，无法重来。这种失败除了消耗资源，几乎不能带来任何认知上的增益。</w:t>
      </w:r>
    </w:p>
    <w:p w14:paraId="45AB67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3B1D0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优质的失败（最优失败路径）：</w:t>
      </w:r>
    </w:p>
    <w:p w14:paraId="328CF442">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低成本与可控性：失败的代价在可承受范围之内，不会导致整个系统的崩溃。这要求我们将宏大的目标分解为一系列小步快跑的实验。</w:t>
      </w:r>
    </w:p>
    <w:p w14:paraId="5267A3C9">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信息丰富度：失败能够清晰地揭示系统或模型的某个特定弱点，提供明确的改进方向。这要求实验设计得足够好，能够分离变量，定位问题。</w:t>
      </w:r>
    </w:p>
    <w:p w14:paraId="2976269E">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快速反馈：能够迅速地知道失败的结果，以便及时调整。漫长的反馈周期会极大地拖慢迭代速度。</w:t>
      </w:r>
    </w:p>
    <w:p w14:paraId="34933647">
      <w:pPr>
        <w:numPr>
          <w:ilvl w:val="0"/>
          <w:numId w:val="6"/>
        </w:numPr>
        <w:snapToGrid/>
        <w:spacing w:beforeAutospacing="0" w:afterAutospacing="0" w:line="288" w:lineRule="auto"/>
        <w:ind w:left="425" w:leftChars="0" w:right="0" w:rightChars="0" w:hanging="425"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非致命性：允许我们从失败中恢复，并进行下一次尝试。</w:t>
      </w:r>
    </w:p>
    <w:p w14:paraId="026188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AFDA06">
      <w:pPr>
        <w:snapToGrid/>
        <w:spacing w:beforeAutospacing="0" w:afterAutospacing="0" w:line="288" w:lineRule="auto"/>
        <w:ind w:left="0" w:leftChars="0" w:right="0" w:rightChars="0" w:firstLine="482" w:firstLineChars="0"/>
        <w:jc w:val="both"/>
        <w:rPr>
          <w:rFonts w:hint="eastAsia" w:ascii="宋体" w:hAnsi="宋体" w:eastAsia="宋体" w:cs="宋体"/>
          <w:lang w:val="en-US" w:eastAsia="zh-CN"/>
        </w:rPr>
      </w:pPr>
      <w:r>
        <w:rPr>
          <w:rFonts w:hint="eastAsia" w:ascii="宋体" w:hAnsi="宋体" w:eastAsia="宋体" w:cs="宋体"/>
          <w:sz w:val="24"/>
          <w:lang w:val="en-US" w:eastAsia="zh-CN"/>
        </w:rPr>
        <w:t>现代科技领域的「敏捷开发」（Agile Development）和「精益创业」（Lean Startup）方法论，正是「最优失败路径」思想的绝佳实践。它们反对耗时数年进行「完美」的产品规划和开发，而是主张快速构建一个「最小可行产品」（MVP），尽快推向市场，然后通过用户的真实反馈（即大量的「失败」和「不符合预期」），来快速迭代和修正产品。每一次用户的抱怨、每一次功能的失败，都被视为一次宝贵的学习机会。在这种模式下，成功的企业不是那些从不犯错的企业，而是那些学习速度最快、从错误中汲取养分效率最高的企业。</w:t>
      </w:r>
    </w:p>
    <w:p w14:paraId="1D231469">
      <w:pPr>
        <w:pStyle w:val="6"/>
        <w:bidi w:val="0"/>
        <w:rPr>
          <w:rFonts w:hint="eastAsia" w:ascii="宋体" w:hAnsi="宋体" w:eastAsia="宋体" w:cs="宋体"/>
          <w:lang w:val="en-US" w:eastAsia="zh-CN"/>
        </w:rPr>
      </w:pPr>
      <w:r>
        <w:rPr>
          <w:rFonts w:hint="eastAsia" w:ascii="宋体" w:hAnsi="宋体" w:eastAsia="宋体" w:cs="宋体"/>
          <w:lang w:val="en-US" w:eastAsia="zh-CN"/>
        </w:rPr>
        <w:t>拥抱脆弱性：建立反脆弱的认知人格</w:t>
      </w:r>
    </w:p>
    <w:p w14:paraId="2F95B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将「试错」内化为认知核心，不仅是一种方法论的转变，更要求一种深刻的心理和人格上的重塑。它要求我们从追求「强大」（Robustness）转向拥抱「反脆弱」（Antifragility）。</w:t>
      </w:r>
    </w:p>
    <w:p w14:paraId="4E61D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E46CD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强大的系统：</w:t>
      </w:r>
    </w:p>
    <w:p w14:paraId="46B740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够抵抗冲击和变化，维持自身形态不变。它像一块坚硬的岩石，在风浪中屹立不倒，但一旦冲击超过其承受极限，就会崩碎。一个追求「永不犯错」的认知体系，就是一种强大的、但也是脆弱的体系。它通过建立厚重的防御机制来抵御所有「异端邪说」，但历史证明，再坚固的教条也终有被颠覆的一天。</w:t>
      </w:r>
    </w:p>
    <w:p w14:paraId="79E80A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37D80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反脆弱的系统：</w:t>
      </w:r>
    </w:p>
    <w:p w14:paraId="3BF59C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在混乱、波动和不确定性中受益。它像人体的免疫系统，通过不断接触小剂量的病原体（错误），而变得更加强大和有适应力。一个反脆弱的认知人格，不害怕被挑战，不畏惧承认自己的无知。相反，他/她会主动寻找那些能颠覆自己既有观念的信息，将每一次认知失调都视为一次成长的契机。</w:t>
      </w:r>
    </w:p>
    <w:p w14:paraId="421CBF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BA65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人格的养成，需要巨大的智识勇气和情感上的安全感。它要求我们把「自我」与「观点」分离开来。当我们的某个观点被证明是错误时，受到攻击的只是一个「可替换的工具」，而非我们自身存在的价值。只有这样，我们才能坦然地、甚至欣喜地接受「错误」这份礼物，并利用它来雕琢一个更精确、更强大的认知自我。</w:t>
      </w:r>
    </w:p>
    <w:p w14:paraId="130B4C51">
      <w:pPr>
        <w:pStyle w:val="5"/>
        <w:bidi w:val="0"/>
        <w:rPr>
          <w:rFonts w:hint="eastAsia" w:ascii="宋体" w:hAnsi="宋体" w:eastAsia="宋体" w:cs="宋体"/>
          <w:lang w:val="en-US" w:eastAsia="zh-CN"/>
        </w:rPr>
      </w:pPr>
      <w:r>
        <w:rPr>
          <w:rFonts w:hint="eastAsia" w:ascii="宋体" w:hAnsi="宋体" w:eastAsia="宋体" w:cs="宋体"/>
          <w:lang w:val="en-US" w:eastAsia="zh-CN"/>
        </w:rPr>
        <w:t>结论：作为主动建构者的我们</w:t>
      </w:r>
    </w:p>
    <w:p w14:paraId="5B403C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旅程，始于对「终极真理」这座古老偶像的告别。我们论证了，在一个由无限可能性构成的动态宇宙中，任何静态、封闭的真理观都注定是虚幻的。取而代之，我们建立了一种「过程性完备」的认知新范式。</w:t>
      </w:r>
    </w:p>
    <w:p w14:paraId="080229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EDA7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新范式中，认知的目标不再是抵达一个名为「真理」的终点，而是投身于一个永无止境的「建构」过程。这个过程的核心，是一个由「预期-实践-反馈-修正」构成的、由「错误」驱动的迭代循环。我们所说的「真理」，不再是对某个彼岸实体的完美镜像，而是我们在这个过程中锻造出的、具有预测力、解释力和实践效能的、层级化的「认知工具」。</w:t>
      </w:r>
    </w:p>
    <w:p w14:paraId="081286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6EB6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转变，最终将我们引向对自身角色的重新定位。我们不再是宇宙奥秘的被动发现者，战战兢兢地等待着「真理」的启示。我们是主动的实在建构者。我们手中的每一个理论、每一个模型、每一个观念，都是我们参与塑造这个世界、赋予其秩序和意义的工具。</w:t>
      </w:r>
    </w:p>
    <w:p w14:paraId="4A654F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F94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这意味着一种巨大的自由。我们不必再为任何外在的、绝对的权威所束缚。我们有权、也有能力去质疑、去挑战、去创造新的认知框架。我们的思想，不再是现实的奴仆，而是与现实共舞的伙伴。</w:t>
      </w:r>
    </w:p>
    <w:p w14:paraId="70F3CE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3E89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这种自由也伴随着一种同样巨大的责任。既然我们是建构者，我们就必须对我们建构出的世界负责。我们必须清醒地认识到，我们所使用的任何理论模型，都只是对实在的「降维投影」，都存在其「适用边界」。我们必须警惕将任何「阶段性适用方案」僵化为永恒的教条，因为那不仅会扼杀认知自身的生命力，更可能在社会层面导致压迫与僵化——这正是我们将在下一部分「社会哲学」中深入探讨的主题。</w:t>
      </w:r>
    </w:p>
    <w:p w14:paraId="52058E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E78F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作为认知主体，我们的使命不是去「拥有」真理，而是去践行一种追求更有效建构的生活方式。这是一种保持开放、拥抱不确定性、珍视错误、持续学习的生活方式。它要求我们像科学家一样严谨地检验我们的假设，像工程师一样务实地迭代我们的方案，像艺术家一样创造性地想象新的可能。</w:t>
      </w:r>
    </w:p>
    <w:p w14:paraId="681B2E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657D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在这条永无止境的建构之路上，没有终极的安息之所，只有不断展开的、更为辽阔的地平线。而这，或许就是「不完美的真理」所能给予我们的、最完美的礼物。</w:t>
      </w:r>
    </w:p>
    <w:p w14:paraId="11F29725">
      <w:pPr>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28" w:name="_Toc1773164920"/>
      <w:bookmarkStart w:id="29" w:name="_Toc1651941135"/>
      <w:r>
        <w:rPr>
          <w:rFonts w:hint="eastAsia" w:ascii="宋体" w:hAnsi="宋体" w:eastAsia="宋体" w:cs="宋体"/>
          <w:lang w:val="en-US" w:eastAsia="zh-CN"/>
        </w:rPr>
        <w:t>第五章 语言的边界：我们用以建构世界的砖石</w:t>
      </w:r>
      <w:bookmarkEnd w:id="28"/>
      <w:bookmarkEnd w:id="29"/>
    </w:p>
    <w:p w14:paraId="0AF45C6C">
      <w:pPr>
        <w:pStyle w:val="5"/>
        <w:bidi w:val="0"/>
        <w:rPr>
          <w:rFonts w:hint="eastAsia" w:ascii="宋体" w:hAnsi="宋体" w:eastAsia="宋体" w:cs="宋体"/>
          <w:lang w:val="en-US" w:eastAsia="zh-CN"/>
        </w:rPr>
      </w:pPr>
      <w:r>
        <w:rPr>
          <w:rFonts w:hint="eastAsia" w:ascii="宋体" w:hAnsi="宋体" w:eastAsia="宋体" w:cs="宋体"/>
          <w:lang w:val="en-US" w:eastAsia="zh-CN"/>
        </w:rPr>
        <w:t>引言：巴别塔的隐喻</w:t>
      </w:r>
    </w:p>
    <w:p w14:paraId="45F7DC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中，我们确立了「过程性完备」的认知范式，将认知理解为一个由「错误」驱动、永无止境的动态建构过程。然而，任何「建构」都需要材料。如果我们是认知大厦的建筑师，那么我们手中最基础、最核心的建筑材料是什么？答案无疑是语言。</w:t>
      </w:r>
    </w:p>
    <w:p w14:paraId="7F6578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D047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是我们用来切割混沌的经验之流、命名万物、形成概念、构建逻辑、交流思想的根本工具。它如同建筑师手中的砖石与水泥，我们用它将零散的感知与思考，砌筑成宏伟的理论宫殿与共享的文化家园。没有语言，系统性的、可传承的知识建构几乎无法想象。我们思考的深度，很大程度上取决于我们所掌握的词汇的精度；我们交流的广度，则取决于我们共享的语义网络的范围。从这个意义上说，语言是我们认知能力的延伸，是我们从可能性基底中「收敛」并「锁定」确定性的主要手段。</w:t>
      </w:r>
    </w:p>
    <w:p w14:paraId="485F15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AB88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圣经》中关于巴别塔的古老隐喻，早已向我们揭示了语言内在的另一重属性：它既是联合的力量，也是分裂的根源。当上帝变乱了人们的口音，那座通天之塔便轰然倒塌。这个故事深刻地暗示了，语言并非一种透明、中立、能完美反映现实的工具。它本身就是一个充满边界、歧义和权力的场域。它在「载道」的同时，也无时无刻不在「障目」。</w:t>
      </w:r>
    </w:p>
    <w:p w14:paraId="6456F3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C25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这块我们用以建构世界的砖石，其自身的形状、质地和尺寸深刻地限定了我们能够建构出什么样的世界。词汇的边界，就是我们思想的边界；语法的结构，塑造了我们理解因果与关系的方式。当我们试图用语言去捕捉无限丰富的实在时，就如同试图用有限的砖石去搭建无垠的天穹，必然会产生遗漏、扭曲和简化。更进一步，语言并非仅仅是个人认知建构的工具，它更是一种社会性的、历史性的产物。它承载着特定文化群体的「观察共识」，也铭刻着权力斗争的痕迹。语言不仅能被用来「完成认知」，更能被用来「完成规训」，成为塑造思想、操控舆论、巩固权力的强大武器。</w:t>
      </w:r>
    </w:p>
    <w:p w14:paraId="478EA8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014C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章的任务，便是对语言这一认知建构的基石进行一次深入的「地质勘探」。我们将首先剖析语言作为认知框架的「赋能」作用，探讨它如何为我们的思维提供结构与秩序。接着，我们将深入其「赋能」作用的另一面——「限能」，系统地分析语言的抽象性、分类性和线性结构如何不可避免地造成「解释间隙」，即现象本体与语言描述之间的永恒鸿沟。</w:t>
      </w:r>
    </w:p>
    <w:p w14:paraId="49BDF2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44DB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我们将重点转向语言的社会维度，以当代社会中日益严峻的「语境污染」与「语义极化」现象为案例，揭示语言如何从一个寻求共识的沟通桥梁，异化为制造分裂与对立的战场。最后，我们将探讨突破语言边界的可能性路径，思考如何通过对语言的自觉反思，如发展「元语言」能力和拥抱「诗性语言」，来重新获得一种更灵活、更具创造性的建构能力，从而避免成为我们自己所创造的「语言牢笼」的囚徒。这不仅是对我们认知工具的一次批判性审视，更是每一个「主动建构者」走向思想成熟的必经之路。</w:t>
      </w:r>
    </w:p>
    <w:p w14:paraId="5B25E04E">
      <w:pPr>
        <w:pStyle w:val="5"/>
        <w:bidi w:val="0"/>
        <w:rPr>
          <w:rFonts w:hint="eastAsia" w:ascii="宋体" w:hAnsi="宋体" w:eastAsia="宋体" w:cs="宋体"/>
          <w:lang w:val="en-US" w:eastAsia="zh-CN"/>
        </w:rPr>
      </w:pPr>
      <w:r>
        <w:rPr>
          <w:rFonts w:hint="eastAsia" w:ascii="宋体" w:hAnsi="宋体" w:eastAsia="宋体" w:cs="宋体"/>
          <w:lang w:val="en-US" w:eastAsia="zh-CN"/>
        </w:rPr>
        <w:t>赋能的框架：语言作为认知的脚手架</w:t>
      </w:r>
    </w:p>
    <w:p w14:paraId="2CD9C6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我们深入探讨语言的局限性之前，必须充分认识到其作为认知建构核心工具的不可替代的「赋能」作用。语言并非简单地为已经存在的思想贴上标签，它本身就是思想得以成形、结构化和复杂化的「脚手架」。没有这个脚手架，我们绝大多数的高级认知活动都将无从谈起。</w:t>
      </w:r>
    </w:p>
    <w:p w14:paraId="7B2BBEC9">
      <w:pPr>
        <w:pStyle w:val="6"/>
        <w:bidi w:val="0"/>
        <w:rPr>
          <w:rFonts w:hint="eastAsia" w:ascii="宋体" w:hAnsi="宋体" w:eastAsia="宋体" w:cs="宋体"/>
          <w:lang w:val="en-US" w:eastAsia="zh-CN"/>
        </w:rPr>
      </w:pPr>
      <w:r>
        <w:rPr>
          <w:rFonts w:hint="eastAsia" w:ascii="宋体" w:hAnsi="宋体" w:eastAsia="宋体" w:cs="宋体"/>
          <w:lang w:val="en-US" w:eastAsia="zh-CN"/>
        </w:rPr>
        <w:t>从混沌到秩序：概念的诞生</w:t>
      </w:r>
    </w:p>
    <w:p w14:paraId="695467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想象一个前语言状态的婴儿，他的世界是一片威廉·詹姆斯所说的「嗡嗡作响、缤纷混乱的感觉之流」（a blooming, buzzing confusion）。冷、热、饥饿、舒适、光明、黑暗……这些感觉混杂在一起，缺乏清晰的边界和分类。语言的介入，是为这片混沌之流引入秩序的第一次伟大革命。</w:t>
      </w:r>
    </w:p>
    <w:p w14:paraId="094722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365B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父母指着一个毛茸茸、会跑动的物体，反复说出「狗」这个词时，婴儿的大脑开始进行一次奇迹般的「收敛」。他将特定的视觉形象、听觉感受（吠叫）、触觉体验（柔软的毛发）等一系列离散的感官输入，打包、压缩，并与「狗」这个语音符号绑定在一起。「概念」就此诞生。</w:t>
      </w:r>
    </w:p>
    <w:p w14:paraId="78696C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AF5A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这个过程至少实现了三个关键的认知飞跃：</w:t>
      </w:r>
    </w:p>
    <w:p w14:paraId="0BFFCF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AA6BCC">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类与范畴化：通过「狗」这个标签，婴儿学会了将眼前的这只金毛寻回犬，与邻居家的那只泰迪犬，以及绘本上的卡通狗，归入同一个范畴。他学会了从纷繁的个体差异中，提取出共有的、本质的特征。语言提供了一套「分类模板」，让我们能够高效地组织和处理海量信息。</w:t>
      </w:r>
    </w:p>
    <w:p w14:paraId="16E2FBB3">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抽象与概括：概念「狗」本身，并不等同于任何一只具体的狗。它是一个抽象的符号，舍弃了具体狗的无数细节（如毛色、大小、心情），只保留了其核心的「狗性」。这种抽象能力，是人类进行高级思维的基础。它让我们能够超越此时此地的具体情境，进行普遍性的思考。</w:t>
      </w:r>
    </w:p>
    <w:p w14:paraId="13D06DDB">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记忆与提取：一旦形成了概念，我们就不再需要存储每一次与狗相遇的全部感官细节。我们只需要存储「狗」这个概念节点，以及与之相关的关键特征和经验。这极大地优化了我们的认知存储，使得知识的积累和高效提取成为可能。</w:t>
      </w:r>
    </w:p>
    <w:p w14:paraId="4856DD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710B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我们头脑中的整个知识体系，就是一个由无数概念节点相互连接而成的庞大语义网络。词汇密度，即一个人所掌握的概念数量和精度，在很大程度上决定了这个网络的复杂度和连接维度，从而直接影响其思维的深度和广度。一个只知道「好」和「坏」的人，与一个能够区分「善良」、「正直」、「仁慈」、「慷慨」的人，他们对道德世界的体验和建构是截然不同的。</w:t>
      </w:r>
    </w:p>
    <w:p w14:paraId="71B1C048">
      <w:pPr>
        <w:pStyle w:val="6"/>
        <w:bidi w:val="0"/>
        <w:rPr>
          <w:rFonts w:hint="eastAsia" w:ascii="宋体" w:hAnsi="宋体" w:eastAsia="宋体" w:cs="宋体"/>
          <w:lang w:val="en-US" w:eastAsia="zh-CN"/>
        </w:rPr>
      </w:pPr>
      <w:r>
        <w:rPr>
          <w:rFonts w:hint="eastAsia" w:ascii="宋体" w:hAnsi="宋体" w:eastAsia="宋体" w:cs="宋体"/>
          <w:lang w:val="en-US" w:eastAsia="zh-CN"/>
        </w:rPr>
        <w:t>思想的语法：逻辑与关系的建构</w:t>
      </w:r>
    </w:p>
    <w:p w14:paraId="5764F9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词汇（概念）是建构认知大厦的砖石，那么语法就是将这些砖石粘合在一起，并赋予其结构与功能的钢筋水泥。语法规定了词与词之间合法的连接方式，从而让我们能够表达复杂的逻辑关系、时空关系和因果关系。</w:t>
      </w:r>
    </w:p>
    <w:p w14:paraId="006184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966225">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主谓宾结构（如「我爱你」）确立了行动者、行动和行动对象的施受关系，这是我们理解世界的基本叙事框架。</w:t>
      </w:r>
    </w:p>
    <w:p w14:paraId="26D97E51">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连词（如「因为……所以……」、「如果……那么……」）是我们进行因果推断和假设性思维的脚手架。没有这些结构，严密的逻辑论证将无法展开。</w:t>
      </w:r>
    </w:p>
    <w:p w14:paraId="47AD1802">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时态（如过去时、现在时、将来时）让我们能够在时间轴上定位事件，构建关于过去的回忆和关于未来的规划。</w:t>
      </w:r>
    </w:p>
    <w:p w14:paraId="0CCD72CB">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介词（如「在……之上」、「从……到……」）则帮助我们建构空间关系，形成对物理世界的有序感知。</w:t>
      </w:r>
    </w:p>
    <w:p w14:paraId="55098D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5BEE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著名的「萨丕尔-沃尔夫假说」（Sapir-Whorf Hypothesis）虽然在其强决定论版本（语言完全决定思维）上备受争议，但其弱版本（语言影响思维）已得到广泛认同。例如，一些语言中对颜色的划分与英语不同，其使用者在辨别某些特定颜色边界时，确实会表现出认知上的差异。一个语言中如果没有明确区分「蓝色」和「绿色」的词（如古希腊语），其使用者可能就不会像我们一样，对这两种颜色产生如此泾渭分明的感知。</w:t>
      </w:r>
    </w:p>
    <w:p w14:paraId="4B49F0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2AA7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样，一些语言的语法结构更强调事件的过程性，而另一些则更强调其结果。这些微妙的差异，会潜移默化地塑造使用者看待世界的方式。语言的语法，就像一副我们与生俱来、难以察觉的「认知眼镜」，我们透过它的镜片来观察和组织现实。</w:t>
      </w:r>
    </w:p>
    <w:p w14:paraId="3C77D843">
      <w:pPr>
        <w:pStyle w:val="6"/>
        <w:bidi w:val="0"/>
        <w:rPr>
          <w:rFonts w:hint="eastAsia" w:ascii="宋体" w:hAnsi="宋体" w:eastAsia="宋体" w:cs="宋体"/>
          <w:lang w:val="en-US" w:eastAsia="zh-CN"/>
        </w:rPr>
      </w:pPr>
      <w:r>
        <w:rPr>
          <w:rFonts w:hint="eastAsia" w:ascii="宋体" w:hAnsi="宋体" w:eastAsia="宋体" w:cs="宋体"/>
          <w:lang w:val="en-US" w:eastAsia="zh-CN"/>
        </w:rPr>
        <w:t>共享的实在：协作与文化传承的基石</w:t>
      </w:r>
    </w:p>
    <w:p w14:paraId="68EF52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语言最重要的赋能作用，体现在其社会性上。它使得个体建构的认知成果，能够被编码、传播和共享，从而形成一个跨越时空的「观察共识」的集合——我们称之为文化。</w:t>
      </w:r>
    </w:p>
    <w:p w14:paraId="62D0DA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B760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语言，前人的经验和智慧（无论是制作石器的技巧，还是关于星辰运行的规律）得以被记录下来（口头传说、文字），并传授给后代。这使得人类的知识建构不再是每一代人都从零开始的「单机游戏」，而是一个可以不断累积、迭代和协作的「网络游戏」。牛顿之所以能看得更远，是因为他站在了巨人的肩膀上，而这些「肩膀」，正是由语言文字所搭建的知识阶梯。</w:t>
      </w:r>
    </w:p>
    <w:p w14:paraId="6D28B5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D9F5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同步协作的层面上，语言使得大规模、高效率的社会分工成为可能。无论是修建金字塔，还是发射航天飞机，这些复杂的工程都依赖于通过语言进行的精确沟通、指令传达和信息同步。语言构建了一个共享的「符号空间」，让成千上万个独立的个体能够协调他们的行动，朝着一个共同的目标努力。</w:t>
      </w:r>
    </w:p>
    <w:p w14:paraId="148DD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7C1A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可以说，人类文明这座宏伟的大厦，其每一块砖石、每一根梁柱，都浸润着语言的黏合剂。它将我们从孤立的个体，塑造成了一个能够共同建构和改造世界的「我们」。</w:t>
      </w:r>
    </w:p>
    <w:p w14:paraId="2DA00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3897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然而，正是因为语言的赋能作用如此强大，我们才更需要对其内在的局限和潜在的危险保持高度警惕。当我们过于依赖这个脚手架，甚至将其与建筑物本身混为一谈时，我们便开始迈向语言的囚笼。</w:t>
      </w:r>
    </w:p>
    <w:p w14:paraId="662B121B">
      <w:pPr>
        <w:pStyle w:val="5"/>
        <w:bidi w:val="0"/>
        <w:rPr>
          <w:rFonts w:hint="eastAsia" w:ascii="宋体" w:hAnsi="宋体" w:eastAsia="宋体" w:cs="宋体"/>
          <w:lang w:val="en-US" w:eastAsia="zh-CN"/>
        </w:rPr>
      </w:pPr>
      <w:r>
        <w:rPr>
          <w:rFonts w:hint="eastAsia" w:ascii="宋体" w:hAnsi="宋体" w:eastAsia="宋体" w:cs="宋体"/>
          <w:lang w:val="en-US" w:eastAsia="zh-CN"/>
        </w:rPr>
        <w:t>限能的边界：语言的「解释间隙」</w:t>
      </w:r>
    </w:p>
    <w:p w14:paraId="6DFE8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在赋予我们强大建构能力的同时，其自身的结构性特征也决定了它在映射无限丰富的实在时，必然会产生失真和遗漏。这种语言描述与现象本体之间无法被完全填平的鸿沟，我们称之为「解释间隙」（Explanatory Gap）。这个间隙源于语言的三个核心特性：抽象性、分类性和线性。</w:t>
      </w:r>
    </w:p>
    <w:p w14:paraId="47A1C796">
      <w:pPr>
        <w:pStyle w:val="6"/>
        <w:bidi w:val="0"/>
        <w:rPr>
          <w:rFonts w:hint="eastAsia" w:ascii="宋体" w:hAnsi="宋体" w:eastAsia="宋体" w:cs="宋体"/>
          <w:lang w:val="en-US" w:eastAsia="zh-CN"/>
        </w:rPr>
      </w:pPr>
      <w:r>
        <w:rPr>
          <w:rFonts w:hint="eastAsia" w:ascii="宋体" w:hAnsi="宋体" w:eastAsia="宋体" w:cs="宋体"/>
          <w:lang w:val="en-US" w:eastAsia="zh-CN"/>
        </w:rPr>
        <w:t>抽象性的代价：经验的损耗</w:t>
      </w:r>
    </w:p>
    <w:p w14:paraId="3E4F5B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我们在前文已经赞美过语言的抽象能力，它是高级思维的基础。但抽象的本质，就是信息的舍弃。为了形成一个普遍的概念，我们必须忽略掉个体的独特性和情境的丰富性。</w:t>
      </w:r>
    </w:p>
    <w:p w14:paraId="34BAE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95CB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用「爱情」这个词来描述你此刻的感受时，你已经进行了一次剧烈的信息压缩。你内心那股混杂着狂喜、不安、温柔、占有欲、以及某个特定午后阳光味道的、独一无二的复杂情感体验，被简化成了一个通用的、被社会编码过的标签。这个标签便于你与他人交流（「我恋爱了」），但它永远无法传达你真实体验的全貌。老子所言「道可道，非常道；名可名，非常名」，正是对这种语言抽象性代价的深刻洞见。一旦某个体验被「名」所固化，它就不再是那个流动的、原初的「道」了。</w:t>
      </w:r>
    </w:p>
    <w:p w14:paraId="74307D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DE2E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经验损耗在日常生活中无处不在。一幅画的艺术评论，永远无法替代你亲眼看到它时的视觉冲击和情感共鸣。一份详尽的菜单描述，也无法传达一道菜肴在你口中绽放的真实滋味。禅宗主张「不立文字，直指人心」，正是为了绕过语言的抽象中介，试图通过更直接的方式（如棒喝、公案）来传递那种无法言说的「悟」的体验。</w:t>
      </w:r>
    </w:p>
    <w:p w14:paraId="1E55A0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12B6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忘记了语言的抽象性，将概念本身等同于实在时，就会陷入「实体化谬误」（Reification）。例如，我们将「智力」这个为了方便衡量某些认知能力而建构出的抽象概念，误认为是一个存在于人脑中的、如同器官一样的实体。然后我们开始争论它的遗传性、它的高低，却忘记了它最初只是对一系列复杂行为的降维描述。</w:t>
      </w:r>
    </w:p>
    <w:p w14:paraId="637BC116">
      <w:pPr>
        <w:pStyle w:val="6"/>
        <w:bidi w:val="0"/>
        <w:rPr>
          <w:rFonts w:hint="eastAsia" w:ascii="宋体" w:hAnsi="宋体" w:eastAsia="宋体" w:cs="宋体"/>
          <w:lang w:val="en-US" w:eastAsia="zh-CN"/>
        </w:rPr>
      </w:pPr>
      <w:r>
        <w:rPr>
          <w:rFonts w:hint="eastAsia" w:ascii="宋体" w:hAnsi="宋体" w:eastAsia="宋体" w:cs="宋体"/>
          <w:lang w:val="en-US" w:eastAsia="zh-CN"/>
        </w:rPr>
        <w:t>分类性的暴力：切割的武断</w:t>
      </w:r>
    </w:p>
    <w:p w14:paraId="6EF94B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语言通过分类来组织世界，但世界本身并非按照我们语言的分类模板来呈现的。实在的连续性，与语言分类的离散性之间，存在持续的相互拉扯。</w:t>
      </w:r>
    </w:p>
    <w:p w14:paraId="209086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4BFB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颜色为例。光谱是连续过渡的，从红色到橙色、黄色、绿色……之间并没有任何天然的断点。是我们人类的语言，强行在这条连续的光谱上划下界线，命名为「红」、「橙」、「黄」。这条界线划在哪里，在不同文化和语言中是存在差异的。这就意味着，语言的分类系统，是对连续现实的一种武断切割。</w:t>
      </w:r>
    </w:p>
    <w:p w14:paraId="395461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2B8D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分类的暴力」在社会领域表现得尤为突出。我们用「男人/女人」、「黑人/白人」、「异性恋/同性恋」、「正常/异常」等二元对立的标签来对复杂多样的个体进行分类。这些标签一旦被创造和使用，就会产生强大的社会效应。它们会固化刻板印象，制造群体边界，甚至引发歧视和冲突。一个人的身份是流动的、多维的，但语言标签却试图将其压缩进一个僵硬的、预设的盒子里。后结构主义思想家，如福柯和德里达，对这种语言的分类暴力进行了深刻的批判，揭示了话语如何建构和规训主体。</w:t>
      </w:r>
    </w:p>
    <w:p w14:paraId="615119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DB5E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「边界情况」最能暴露分类系统的武断性。黎明和黄昏，究竟是属于「白天」还是「黑夜」？一个跨性别者，应该被归入哪个性别范畴？这些边界上的模糊地带，恰恰是实在本身在反抗我们语言的粗暴切割。</w:t>
      </w:r>
    </w:p>
    <w:p w14:paraId="510F37AE">
      <w:pPr>
        <w:pStyle w:val="6"/>
        <w:bidi w:val="0"/>
        <w:rPr>
          <w:rFonts w:hint="eastAsia" w:ascii="宋体" w:hAnsi="宋体" w:eastAsia="宋体" w:cs="宋体"/>
          <w:lang w:val="en-US" w:eastAsia="zh-CN"/>
        </w:rPr>
      </w:pPr>
      <w:r>
        <w:rPr>
          <w:rFonts w:hint="eastAsia" w:ascii="宋体" w:hAnsi="宋体" w:eastAsia="宋体" w:cs="宋体"/>
          <w:lang w:val="en-US" w:eastAsia="zh-CN"/>
        </w:rPr>
        <w:t>线性的束缚：非线性世界的扁平化</w:t>
      </w:r>
    </w:p>
    <w:p w14:paraId="75FEE7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大多数的语言（尤其是印欧语系），其基本结构是线性的。我们必须按照时间的先后顺序，一个词一个词地将思想排列出来。这种线性结构非常适合描述线性的因果关系和时序性的事件（A发生，然后导致B发生，然后C发生……）。</w:t>
      </w:r>
    </w:p>
    <w:p w14:paraId="2E2978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08E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所处的世界，其运作方式在很大程度上是非线性的、系统性的、网络化的。在一个生态系统中，物种之间的关系是相互影响、互为因果的复杂网络，而不是一条简单的食物链。一个人的思想，也不是线性流动的，而是无数念头、情感、记忆的并行涌现和相互纠缠。</w:t>
      </w:r>
    </w:p>
    <w:p w14:paraId="2EDE1D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2941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试图用线性的语言去描述一个非线性的复杂系统时，就不可避免地会对其进行扁平化处理。我们倾向于寻找单一的「根本原因」，而忽略了多重因素的复杂互动。我们习惯于讲述有开头、有高潮、有结尾的「英雄故事」，而现实中的历史进程往往是多条线索交织、充满偶然和反复的。</w:t>
      </w:r>
    </w:p>
    <w:p w14:paraId="1A0B6A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7392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要解释一场金融危机的爆发，线性的叙事可能会归咎于某个「贪婪的银行家」或某个「错误的政策」。而一个系统性的视角则会看到，这是由全球化、金融衍生品的复杂性、监管的缺失、大众的心理预期等无数个相互关联的因素，在某个时间点上形成的「持续反馈循环」所引爆的。用线性的语言去完整地、精确地表达这种网络化的因果关系，是极其困难的。图表、模型、数学方程等非语言的符号系统，在某种程度上就是为了弥补线性语言在描述复杂系统时的不足。</w:t>
      </w:r>
    </w:p>
    <w:p w14:paraId="51B639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A311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语言的抽象性、分类性和线性，共同构成了「解释间隙」的来源。它们像三道滤网，在我们用语言去「捕捞」实在时，过滤掉了大量的细节、连续性和复杂性。认识到这一点，并非要我们放弃语言，而是要我们学会「戴着镣铐跳舞」。我们要时刻对自己手中的建构工具保持一种批判性的自觉，明白我们砌筑的每一面墙，在隔出一方天地（赋能）的同时，也必然遮蔽了墙外的无限风光（限能）。</w:t>
      </w:r>
    </w:p>
    <w:p w14:paraId="09B73C75">
      <w:pPr>
        <w:pStyle w:val="5"/>
        <w:bidi w:val="0"/>
        <w:rPr>
          <w:rFonts w:hint="eastAsia" w:ascii="宋体" w:hAnsi="宋体" w:eastAsia="宋体" w:cs="宋体"/>
          <w:lang w:val="en-US" w:eastAsia="zh-CN"/>
        </w:rPr>
      </w:pPr>
      <w:r>
        <w:rPr>
          <w:rFonts w:hint="eastAsia" w:ascii="宋体" w:hAnsi="宋体" w:eastAsia="宋体" w:cs="宋体"/>
          <w:lang w:val="en-US" w:eastAsia="zh-CN"/>
        </w:rPr>
        <w:t>规训的工具：语境污染与语义极化</w:t>
      </w:r>
    </w:p>
    <w:p w14:paraId="4D8D82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到目前为止，我们主要在认知和哲学的层面上探讨语言的边界。然而，语言最危险的陷阱，往往出现在其作为社会规训工具的维度上。当语言的「限能」特性被权力结构有意或无意地利用时，它就不再仅仅是造成「解释间隙」的认知工具，而变成了扭曲现实、制造对立、削弱主体判断力的强大武器。在当代的数字化信息环境中，这种现象以「语境污染」和「语义极化」两种尤为突出的形式表现出来。</w:t>
      </w:r>
    </w:p>
    <w:p w14:paraId="56C339EE">
      <w:pPr>
        <w:pStyle w:val="6"/>
        <w:bidi w:val="0"/>
        <w:rPr>
          <w:rFonts w:hint="eastAsia" w:ascii="宋体" w:hAnsi="宋体" w:eastAsia="宋体" w:cs="宋体"/>
          <w:lang w:val="en-US" w:eastAsia="zh-CN"/>
        </w:rPr>
      </w:pPr>
      <w:r>
        <w:rPr>
          <w:rFonts w:hint="eastAsia" w:ascii="宋体" w:hAnsi="宋体" w:eastAsia="宋体" w:cs="宋体"/>
          <w:lang w:val="en-US" w:eastAsia="zh-CN"/>
        </w:rPr>
        <w:t>语境污染：在信息的汪洋中沉没</w:t>
      </w:r>
    </w:p>
    <w:p w14:paraId="09D28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Context）是理解任何语言表达意义的关键。同样一句话，「天快黑了」，在不同的语境下可以表示：提醒朋友该回家了、暗示敌人行动的时刻到了、或者仅仅是对自然现象的客观描述。语境为我们提供了判断真实意图的坐标系。而「语境污染」，就是通过系统性地破坏这个坐标系，来达到操控认知的目的。其常见手法包括：</w:t>
      </w:r>
    </w:p>
    <w:p w14:paraId="3E91C5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FBD99F">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过载与噪声注入：这是最基本也最有效的手段。通过制造和传播海量的、真假难辨的、高度情绪化的信息，来淹没那些真正有价值的核心事实。当一个人的信息处理能力达到饱和时，他/她将倾向于放弃深度思考，转而依赖于最简单、最直观、最符合其既有偏见的「信息快捷方式」。这就像在一杯清水中注入大量泥沙，你将再也无法看清杯底的石子。社交媒体的算法推荐机制，在客观上加剧了这种信息过载，它不断地向用户推送能激发其「参与感」（点赞、评论、转发）的内容，而这类内容往往是情绪化、碎片化和极端化的。</w:t>
      </w:r>
    </w:p>
    <w:p w14:paraId="03C117DB">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键参数的模糊与抽离：许多论断的有效性，高度依赖于其关键参数和前提条件。通过故意模糊或抽离这些参数，可以使得一个看似客观的陈述，导向一个完全错误的结论。例如，「研究表明，某款药物有80%的有效率」，这个说法本身可能是真实的。但如果抽离了其语境——比如，这个研究的样本量只有10人，或者「有效」的定义被放宽到「症状有轻微缓解」——那么这个信息的误导性就极强。政治宣传中常见的「断章取义」，就是典型的语境抽离，它将一句话从其复杂的上下文中剥离出来，赋予其一个全新的、通常是负面的含义。</w:t>
      </w:r>
    </w:p>
    <w:p w14:paraId="20735775">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源的匿名化与权威的伪造：在传统的知识传播体系中，信源的权威性是判断信息可靠性的重要依据。但在网络时代，大量的「据知情人士透露」、「某专家表示」等匿名信源，使得追溯信息源头变得异常困难。同时，通过包装和营销，一些毫无资质的个人或机构也可以被塑造成「意见领袖」或「权威专家」，其发布的错误信息因为拥有了权威的外衣，而获得了极大的传播力。这污染了整个信息生态的「信任地基」。</w:t>
      </w:r>
    </w:p>
    <w:p w14:paraId="78328C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7652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污染的最终后果，是主体判断能力的系统性削弱。当个体长期浸泡在被污染的信息环境中，他/她会逐渐丧失对信息进行事实核查、逻辑辨析和语境还原的能力。最终，人们不再追问「什么是真的？」，而是选择相信「我愿意相信什么？」或「我的群体相信什么？」，认知建构的过程被彻底短路。</w:t>
      </w:r>
    </w:p>
    <w:p w14:paraId="082B641C">
      <w:pPr>
        <w:pStyle w:val="6"/>
        <w:bidi w:val="0"/>
        <w:rPr>
          <w:rFonts w:hint="eastAsia" w:ascii="宋体" w:hAnsi="宋体" w:eastAsia="宋体" w:cs="宋体"/>
          <w:lang w:val="en-US" w:eastAsia="zh-CN"/>
        </w:rPr>
      </w:pPr>
      <w:r>
        <w:rPr>
          <w:rFonts w:hint="eastAsia" w:ascii="宋体" w:hAnsi="宋体" w:eastAsia="宋体" w:cs="宋体"/>
          <w:lang w:val="en-US" w:eastAsia="zh-CN"/>
        </w:rPr>
        <w:t>语义极化：在词语的战场上对峙</w:t>
      </w:r>
    </w:p>
    <w:p w14:paraId="577E4C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语境污染是通过「量」的饱和攻击来瓦解认知，那么「语义极化」就是通过对「质」的扭曲，来摧毁对话的基础。它指的是在公共讨论中，词汇（尤其是那些承载着重要社会和政治价值的核心词汇）的复杂内涵被掏空，其意义被推向两个相互对立的极端，从而丧失了作为理性沟通媒介的功能。</w:t>
      </w:r>
    </w:p>
    <w:p w14:paraId="641CE1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55E361">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标签化与污名化：这是语义极化的初级阶段。通过给对手贴上一个高度负面化的标签（如「法西斯」、「白左」、「卖国贼」），来绕过对其具体观点和论证的复杂分析。标签一旦贴上，就启动了一套预设的联想和情绪反应，对方的形象被漫画化、非人化，从而失去了被平等对话的资格。</w:t>
      </w:r>
    </w:p>
    <w:p w14:paraId="47889E00">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词义的无限扩展与滥用：一些核心概念，其原有的精确内涵被无限扩展，使其变得无所不包，从而丧失了任何有效的指涉功能。例如，「自由」这个词，在其古典自由主义的语境下，主要指免于政府强制的「消极自由」。但在当代的网络论战中，它可以被滥用到指代任何「我想做什么就做什么」的权利，包括发表仇恨言论的「自由」、传播虚假信息的「自由」等。当一个词可以被用来指代任何事情时，它就等于什么也无法指代了。</w:t>
      </w:r>
    </w:p>
    <w:p w14:paraId="010C3CC6">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的「阵营化」与「武器化」：在极化的舆论场中，词汇不再是共享的意义载体，而变成了不同「思想阵营」用来识别敌我、相互攻击的「武器」。同一个词，比如「爱国」，在不同的阵营中可能有着截然相反的定义和情感色彩。此时，对话的目的不再是寻求理解和共识，而是通过反复强调己方的词语定义，来巩固阵营认同，并「战胜」对方。语言从沟通的桥梁，彻底沦为了阵营战争的壕沟。</w:t>
      </w:r>
    </w:p>
    <w:p w14:paraId="184115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EE26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义极化的深层危害在于，它瓦解了公共理性的根基。理性对话的前提，是参与者对核心概念的基本含义有一个大致的共识。当「民主」、「公正」、「平等」这些基石性的词汇都变成了不同阵营间相互投掷的「语义手榴弹」时，任何有意义的公共讨论都将无法进行。社会将陷入一种「巴别塔困境」，每个人都在大声说着自己的「语言」，却没有任何人能够听懂对方。最终，当语言失效时，剩下的解决方案往往就只剩下最原始的暴力。</w:t>
      </w:r>
    </w:p>
    <w:p w14:paraId="666D27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EC0B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污染和语义极化，共同构成了对我们认知建构能力的系统性攻击。它们利用了语言的内在边界，并将其武器化，试图将我们这些「主动的建构者」，重新规训为被动的、被操控的「信息消费者」。要抵御这种规训，我们就必须发展出一种对语言本身进行反思和超越的能力。</w:t>
      </w:r>
    </w:p>
    <w:p w14:paraId="52FA0077">
      <w:pPr>
        <w:pStyle w:val="5"/>
        <w:bidi w:val="0"/>
        <w:rPr>
          <w:rFonts w:hint="eastAsia" w:ascii="宋体" w:hAnsi="宋体" w:eastAsia="宋体" w:cs="宋体"/>
          <w:lang w:val="en-US" w:eastAsia="zh-CN"/>
        </w:rPr>
      </w:pPr>
      <w:r>
        <w:rPr>
          <w:rFonts w:hint="eastAsia" w:ascii="宋体" w:hAnsi="宋体" w:eastAsia="宋体" w:cs="宋体"/>
          <w:lang w:val="en-US" w:eastAsia="zh-CN"/>
        </w:rPr>
        <w:t>边界的超越：诗性、元语言与沉默</w:t>
      </w:r>
    </w:p>
    <w:p w14:paraId="4ED783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识到语言的边界和陷阱，并非要我们陷入「语言悲观主义」，彻底放弃言说。恰恰相反，只有深刻地理解了我们工具的局限性，我们才能更创造性地、更负责任地去使用它，甚至在某种程度上超越它。突破语言的囚笼，可以从三个层面进行探索：拥抱「诗性语言」、发展「元语言」能力，以及重拾「沉默」的智慧。</w:t>
      </w:r>
    </w:p>
    <w:p w14:paraId="51F10160">
      <w:pPr>
        <w:pStyle w:val="6"/>
        <w:bidi w:val="0"/>
        <w:rPr>
          <w:rFonts w:hint="eastAsia" w:ascii="宋体" w:hAnsi="宋体" w:eastAsia="宋体" w:cs="宋体"/>
          <w:lang w:val="en-US" w:eastAsia="zh-CN"/>
        </w:rPr>
      </w:pPr>
      <w:r>
        <w:rPr>
          <w:rFonts w:hint="eastAsia" w:ascii="宋体" w:hAnsi="宋体" w:eastAsia="宋体" w:cs="宋体"/>
          <w:lang w:val="en-US" w:eastAsia="zh-CN"/>
        </w:rPr>
        <w:t>诗性语言：重返鲜活的体验</w:t>
      </w:r>
    </w:p>
    <w:p w14:paraId="58E6F4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日常的、逻辑化的语言（我们称之为「散文语言」）致力于通过抽象和分类来建立清晰、普适的意义，那么「诗性语言」则走向其反面。它试图通过隐喻、意象、节奏和暗示，来唤醒那些在抽象过程中被损耗掉的、鲜活的、个体化的感官体验和情感共鸣。</w:t>
      </w:r>
    </w:p>
    <w:p w14:paraId="287A17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4C3E6C">
      <w:pPr>
        <w:numPr>
          <w:ilvl w:val="0"/>
          <w:numId w:val="11"/>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隐喻（Metaphor）：诗性语言的核心是隐喻。一个好的隐喻，能够通过将两个看似不相关的领域连接起来，瞬间照亮我们习以为常的认知盲区。当莎士比亚说「世界是一个舞台」时，他并没有给出一个关于世界的逻辑定义，而是提供了一个全新的「观察视角」，让我们从「角色扮演」、「剧本」、「观众」等角度去重新理解人生。隐喻绕过了僵硬的概念分类，在我们的语义网络中建立了意想不到的「超链接」，从而激发了新的意义生成。</w:t>
      </w:r>
    </w:p>
    <w:p w14:paraId="62C2A576">
      <w:pPr>
        <w:numPr>
          <w:ilvl w:val="0"/>
          <w:numId w:val="11"/>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象（Imagery）：诗性语言不直接「说出」道理，而是通过描绘具体的感官意象，来「呈现」一个场景，引导读者自己去体验和感受。当诗人写「枯藤老树昏鸦，小桥流水人家」，他没有使用任何一个抽象的形容词（如「悲伤」、「孤独」），但那份萧瑟凄凉的意境却扑面而来。意象是对「解释间隙」的一种补偿，它试图用语言来「重构」而非「转述」感官体验。</w:t>
      </w:r>
    </w:p>
    <w:p w14:paraId="1D6543D5">
      <w:pPr>
        <w:numPr>
          <w:ilvl w:val="0"/>
          <w:numId w:val="11"/>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歧义与留白：与追求精确无误的散文语言不同，诗性语言常常拥抱歧义和留白。它故意不说满、不道破，在文本中留下大量的「召唤结构」，邀请读者用自己的想象和经验去填充。一首好诗的意义，是在作者与读者的共同「再创造」中完成的。这种开放性，本身就是对语言封闭性的一种反抗。</w:t>
      </w:r>
    </w:p>
    <w:p w14:paraId="07C7DA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6253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诗性语言，不仅仅是去阅读和创作诗歌。它更是一种生活态度。它意味着在日常沟通中，我们有意识地去使用更生动、更具画面感的表达；意味着我们努力去倾听他人言语背后那未被言说的情感和体验；意味着我们敢于跳出逻辑的轨道，用一种更直觉、更整体的方式去把握世界。</w:t>
      </w:r>
    </w:p>
    <w:p w14:paraId="2BC0E234">
      <w:pPr>
        <w:pStyle w:val="6"/>
        <w:bidi w:val="0"/>
        <w:rPr>
          <w:rFonts w:hint="eastAsia" w:ascii="宋体" w:hAnsi="宋体" w:eastAsia="宋体" w:cs="宋体"/>
          <w:lang w:val="en-US" w:eastAsia="zh-CN"/>
        </w:rPr>
      </w:pPr>
      <w:r>
        <w:rPr>
          <w:rFonts w:hint="eastAsia" w:ascii="宋体" w:hAnsi="宋体" w:eastAsia="宋体" w:cs="宋体"/>
          <w:lang w:val="en-US" w:eastAsia="zh-CN"/>
        </w:rPr>
        <w:t>元语言：为我们的语言编程</w:t>
      </w:r>
    </w:p>
    <w:p w14:paraId="3570E0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元语言」（Metalanguage）是用来谈论语言本身的语言。发展元语言能力，就是学会将我们的语言本身作为客体来观察、分析和反思。这就像一个程序员，他不仅会用代码来编写程序（使用语言），更懂得如何去分析代码的结构、效率和潜在的bug（反思语言）。</w:t>
      </w:r>
    </w:p>
    <w:p w14:paraId="586431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E5B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发展元语言能力，至少包括以下几个层面：</w:t>
      </w:r>
    </w:p>
    <w:p w14:paraId="229FDE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7BDCC6">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概念溯源与谱系学分析：对我们日常使用的核心概念，追溯其历史来源和意义变迁。例如，去研究「理性」、「自由」、「幸福」这些词在不同哲学和历史语境下是如何被定义的。这能让我们意识到，我们今天所理解的词义，并非天经地义，而是特定历史建构的产物。这种「概念的考古学」，能极大地解除我们被单一词义所束缚的魔咒。</w:t>
      </w:r>
    </w:p>
    <w:p w14:paraId="582873D0">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识别逻辑谬误与话语陷阱：系统地学习和识别常见的逻辑谬误（如稻草人谬误、滑坡谬误、人身攻击等）和修辞手法。这能让我们在面对复杂的公共讨论时，具备一种「话语的免疫力」，能够穿透那些情绪化、误导性的表达，直击其论证的核心。</w:t>
      </w:r>
    </w:p>
    <w:p w14:paraId="65B0889D">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建构与框架转换：主动地意识到任何对话都发生在特定的「框架」（Frame）之内，并学会识别和转换这些框架。例如，当一场关于「堕胎」的辩论陷入「生命权」vs「选择权」的二元对立框架时，一个具备元语言能力的人可能会尝试引入一个新的框架，如「社会支持系统」或「女性健康」，从而开辟新的对话空间。</w:t>
      </w:r>
    </w:p>
    <w:p w14:paraId="1CA253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C985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元语言能力，是我们作为「主动建构者」的自我编程能力。它让我们从一个被语言程序被动执行的「用户」，升级为一个能够审查、修改甚至重写自身「思想代码」的「开发者」。</w:t>
      </w:r>
    </w:p>
    <w:p w14:paraId="6BBE0FA3">
      <w:pPr>
        <w:pStyle w:val="6"/>
        <w:bidi w:val="0"/>
        <w:rPr>
          <w:rFonts w:hint="eastAsia" w:ascii="宋体" w:hAnsi="宋体" w:eastAsia="宋体" w:cs="宋体"/>
          <w:lang w:val="en-US" w:eastAsia="zh-CN"/>
        </w:rPr>
      </w:pPr>
      <w:r>
        <w:rPr>
          <w:rFonts w:hint="eastAsia" w:ascii="宋体" w:hAnsi="宋体" w:eastAsia="宋体" w:cs="宋体"/>
          <w:lang w:val="en-US" w:eastAsia="zh-CN"/>
        </w:rPr>
        <w:t>沉默的智慧：为不可言说者留出空间</w:t>
      </w:r>
    </w:p>
    <w:p w14:paraId="71E47F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最后，对语言边界最深刻的超越，或许是有意识地选择沉默。这并非出于无知或无话可说，而是一种在充分认识到语言局限性之后选择的「主动的静默」。</w:t>
      </w:r>
    </w:p>
    <w:p w14:paraId="15B878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4FED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维特根斯坦在其《逻辑哲学论》的结尾处，留下了那句著名的箴言：「凡是不可言说的，我们都应保持沉默。」这句话并非否定了语言的全部价值，而是为语言划定了一个边界。在边界之内，语言是澄清思想、进行逻辑分析的强大工具；但在边界之外，存在着一个广阔的、关于生命、价值、美和神秘体验的领域，语言的触角在那里显得苍白无力。</w:t>
      </w:r>
    </w:p>
    <w:p w14:paraId="374608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D8F6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些领域，强行言说往往会造成扭曲和贬低。对一场深刻的悲伤、一次神圣的体验、一份无言的爱，任何语言的描述都可能是一种亵渎。此时，沉默不是空无，而是一种更丰富的表达。它是为直接的体验、为心领神会的共在、为超越逻辑的直觉，留出空间。</w:t>
      </w:r>
    </w:p>
    <w:p w14:paraId="6A5B24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605D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在当今这个被噪音和言语过度填充的时代，重拾沉默的智慧尤为重要。它意味着：</w:t>
      </w:r>
    </w:p>
    <w:p w14:paraId="14DFF565">
      <w:pPr>
        <w:numPr>
          <w:ilvl w:val="0"/>
          <w:numId w:val="1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在没有充分了解之前，不轻易下判断。</w:t>
      </w:r>
    </w:p>
    <w:p w14:paraId="1F8B8299">
      <w:pPr>
        <w:numPr>
          <w:ilvl w:val="0"/>
          <w:numId w:val="1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在可以倾听的时候，选择不打断。</w:t>
      </w:r>
    </w:p>
    <w:p w14:paraId="667E5593">
      <w:pPr>
        <w:numPr>
          <w:ilvl w:val="0"/>
          <w:numId w:val="1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在面对无法用语言把握的复杂性和未知性时，保持审慎。</w:t>
      </w:r>
    </w:p>
    <w:p w14:paraId="323A19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5EE3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沉默，是对「解释间隙」的最终承认和尊重。它标志着一个认知建构者真正的成熟——他/她不仅知道如何使用手中的砖石，更知道何时应该放下工具，静静地凝视那片无法被完全建构、却又赋予一切建构以意义的、无限的星空。</w:t>
      </w:r>
    </w:p>
    <w:p w14:paraId="288370BF">
      <w:pPr>
        <w:rPr>
          <w:rFonts w:hint="eastAsia" w:ascii="宋体" w:hAnsi="宋体" w:eastAsia="宋体" w:cs="宋体"/>
          <w:lang w:val="en-US" w:eastAsia="zh-CN"/>
        </w:rPr>
      </w:pPr>
      <w:r>
        <w:rPr>
          <w:rFonts w:hint="eastAsia" w:ascii="宋体" w:hAnsi="宋体" w:eastAsia="宋体" w:cs="宋体"/>
          <w:lang w:val="en-US" w:eastAsia="zh-CN"/>
        </w:rPr>
        <w:br w:type="page"/>
      </w:r>
    </w:p>
    <w:p w14:paraId="7BCA03E3">
      <w:pPr>
        <w:pStyle w:val="4"/>
        <w:bidi w:val="0"/>
        <w:rPr>
          <w:rFonts w:hint="eastAsia" w:ascii="宋体" w:hAnsi="宋体" w:eastAsia="宋体" w:cs="宋体"/>
          <w:lang w:val="en-US" w:eastAsia="zh-CN"/>
        </w:rPr>
      </w:pPr>
      <w:bookmarkStart w:id="30" w:name="_Toc952241021"/>
      <w:bookmarkStart w:id="31" w:name="_Toc1506067529"/>
      <w:r>
        <w:rPr>
          <w:rFonts w:hint="eastAsia" w:ascii="宋体" w:hAnsi="宋体" w:eastAsia="宋体" w:cs="宋体"/>
          <w:lang w:val="en-US" w:eastAsia="zh-CN"/>
        </w:rPr>
        <w:t>第六章 模型的阴影：所有理论都是对实在的降维建构</w:t>
      </w:r>
      <w:bookmarkEnd w:id="30"/>
      <w:bookmarkEnd w:id="31"/>
    </w:p>
    <w:p w14:paraId="2080EAFC">
      <w:pPr>
        <w:pStyle w:val="5"/>
        <w:bidi w:val="0"/>
        <w:rPr>
          <w:rFonts w:hint="eastAsia" w:ascii="宋体" w:hAnsi="宋体" w:eastAsia="宋体" w:cs="宋体"/>
          <w:lang w:val="en-US" w:eastAsia="zh-CN"/>
        </w:rPr>
      </w:pPr>
      <w:r>
        <w:rPr>
          <w:rFonts w:hint="eastAsia" w:ascii="宋体" w:hAnsi="宋体" w:eastAsia="宋体" w:cs="宋体"/>
          <w:lang w:val="en-US" w:eastAsia="zh-CN"/>
        </w:rPr>
        <w:t>引言：地图非疆域</w:t>
      </w:r>
    </w:p>
    <w:p w14:paraId="6CAF9D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面两章中，我们分别探讨了认知过程（第四章）和语言工具（第五章）的动态与有限本性。我们确立了「过程性完備」的认知范式，并揭示了语言作为建构基石的「赋能」与「限能」双重属性。现在，我们将焦点转向这两者结合的最高产物——理论。</w:t>
      </w:r>
    </w:p>
    <w:p w14:paraId="4CF51C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BD1B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是科学领域的牛顿力学、进化论，还是社会科学中的马克思主义、自由主义，抑或是我们日常生活中不自觉使用的各种「心智模型」，都可以被视为人类认知建构活动的巅峰之作。它们是系统化的、逻辑自洽的解释框架，是我们用来理解世界、预测未来、指导行动的最强有力的「认知工具」。一个强大的理论，就像一台精密的「意义生成引擎」，能够将纷繁复杂、看似毫无关联的现象，组织成一幅清晰、有序、可理解的图景。它赋予我们一种智识上的掌控感，让我们在面对无限可能性的宇宙时，不至于茫然失措。</w:t>
      </w:r>
    </w:p>
    <w:p w14:paraId="7D843C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8A12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然而，正如著名思想家阿尔弗雷德·科尔布斯基所警示的那句名言：「地图非疆域」（The map is not the territory），我们必须时刻警惕一个根本性的错误：将我们建构出的理论模型，与实在本身混为一谈。理论，无论其多么精致、多么强大，都永远只是对实在的一种表征（Representation），而非实在本身。更进一步，本书将论证，这种表征并非一种无损的、全息的复制，而是一种深刻的、必然的「降维建构」（Dimensionality-Reduction Construction）。</w:t>
      </w:r>
    </w:p>
    <w:p w14:paraId="3AC54A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FB31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我们试图在一张二维的纸上绘制一个三维的球体。为了做到这一点，我们必须使用透视法、阴影和线条的弯曲等技巧。我们成功地在二维平面上「建构」出了一个球体的「影像」，这个影像对于理解球体的某些属性（如其圆形轮廓）是有效的。但是，这个二维的影像，永远无法传达三维球体所固有的「体积」、「深度」和「曲面」的完整体验。它在「表征」的同时，必然伴随着维度的「损失」。</w:t>
      </w:r>
    </w:p>
    <w:p w14:paraId="583A52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799C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的理论，都是这样一张「降维地图」。它们从无限维度、无限复杂、动态流变的「可能性基底」这一终极「疆域」中，通过特定的「观察视角」和「语言工具」，投影（Project）出一个维度更低、结构更简化、逻辑更清晰的「模型」。这个模型之所以有用，恰恰是因为它的「简化」。一个与疆域本身同样复杂的1:1地图将毫无导航价值。但我们必须清醒地认识到，这种有用性是以「信息损失」和「视角局限」为代价的。</w:t>
      </w:r>
    </w:p>
    <w:p w14:paraId="1F8B2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D01B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核心任务，就是系统地剖析理论作为「降维建构」的本质。我们将首先深入探讨「降维」这一过程的具体机制，分析理论是如何通过「变量选择」、「关系简化」和「边界设定」来完成对复杂现实的抽象。接着，我们将建立一个评估任何理论有效性的「三重边界」框架，即从「观察层级」、「主体印记」和「时间演化」三个维度，来勘定一张「理论地图」的精确「适用范围」。</w:t>
      </w:r>
    </w:p>
    <w:p w14:paraId="4CF006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A099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我们将批判两种对待理论的极端态度：一种是「理论虚无主义」，即因理论的局限性而否定其全部价值；另一种，也是更危险的一种，是「理论原教旨主义」，即将其所信奉的理论模型绝对化、普遍化，试图用一张「二维地图」去强制性地解释和改造整个「三维世界」。最后，我们将提出一种更成熟、更具建设性的理论观：将理论视为在「过程性完备」认知旅程中不断被创造、使用、修正和超越的「探索性脚手架」，而非供人膜拜的终极圣殿。这要求我们成为一个「多地图使用者」，学会在不同的情境下，切换和整合不同的理论模型，以获得对实在更立体、更动态的理解。</w:t>
      </w:r>
    </w:p>
    <w:p w14:paraId="45B69BE6">
      <w:pPr>
        <w:pStyle w:val="5"/>
        <w:bidi w:val="0"/>
        <w:rPr>
          <w:rFonts w:hint="eastAsia" w:ascii="宋体" w:hAnsi="宋体" w:eastAsia="宋体" w:cs="宋体"/>
          <w:lang w:val="en-US" w:eastAsia="zh-CN"/>
        </w:rPr>
      </w:pPr>
      <w:r>
        <w:rPr>
          <w:rFonts w:hint="eastAsia" w:ascii="宋体" w:hAnsi="宋体" w:eastAsia="宋体" w:cs="宋体"/>
          <w:lang w:val="en-US" w:eastAsia="zh-CN"/>
        </w:rPr>
        <w:t>降维的机制：理论如何简化世界</w:t>
      </w:r>
    </w:p>
    <w:p w14:paraId="748D9B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建构，本质上是一个从高维复杂现实中进行「有损压缩」的过程。这个过程并非随机的，而是遵循着一套内在的机制，通过主动的「选择」与「舍弃」，来换取模型的简洁性与可操作性。我们可以从三个核心环节来理解这一降维机制：变量选择、关系简化与边界设定。</w:t>
      </w:r>
    </w:p>
    <w:p w14:paraId="3F27082F">
      <w:pPr>
        <w:pStyle w:val="6"/>
        <w:bidi w:val="0"/>
        <w:rPr>
          <w:rFonts w:hint="eastAsia" w:ascii="宋体" w:hAnsi="宋体" w:eastAsia="宋体" w:cs="宋体"/>
          <w:lang w:val="en-US" w:eastAsia="zh-CN"/>
        </w:rPr>
      </w:pPr>
      <w:r>
        <w:rPr>
          <w:rFonts w:hint="eastAsia" w:ascii="宋体" w:hAnsi="宋体" w:eastAsia="宋体" w:cs="宋体"/>
          <w:lang w:val="en-US" w:eastAsia="zh-CN"/>
        </w:rPr>
        <w:t>变量选择：聚光灯下的焦点</w:t>
      </w:r>
    </w:p>
    <w:p w14:paraId="61846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世界是一个由无穷多个相互关联的变量构成的系统。任何一个事件，比如「一棵苹果从树上掉落」，其背后都牵涉到无数的潜在影响因素：苹果的质量、形状、成熟度，地球的引力，空气的阻力、湿度、风速，树枝的弹性、断裂点，甚至远处一只蝴蝶扇动翅膀所引发的微弱气流……一个试图将所有这些变量都纳入考量的「全息理论」，将因其无限的复杂性而无法构建，也无法使用。</w:t>
      </w:r>
    </w:p>
    <w:p w14:paraId="23F02B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78B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第一个降维动作，就是选择变量。它像一束聚光灯，从无限的背景变量中，只照亮少数几个被理论构建者认为是「关键」的、「核心」的变量，而将其他绝大多数变量视为「无关紧要的」、「可忽略的」背景噪声。</w:t>
      </w:r>
    </w:p>
    <w:p w14:paraId="2354DE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FCAF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牛顿的万有引力定律，就是一个典型的例子。为了解释苹果下落，牛顿的理论模型只选择了两个核心变量：苹果的质量（m）和地球的质量（M），以及它们质心之间的距离（r）。空气阻力、风速、苹果的自转等所有其他变量，都被有意地忽略了。通过这种激进的变量选择，牛顿得以抽离出一个极其简洁、优美且具有强大预测力的数学关系：F = GmM/r²。</w:t>
      </w:r>
    </w:p>
    <w:p w14:paraId="0B12A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4ED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这个选择过程，本身就深刻地体现了理论的「建构」而非「发现」的性质。选择哪些变量作为焦点，忽略哪些变量作为背景，这并非一个客观自明的过程，而是取决于理论构建者的「观察兴趣」和「解释目标」。</w:t>
      </w:r>
    </w:p>
    <w:p w14:paraId="5A15C3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C908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一个物理学家关心的是普适的运动法则，所以他选择质量和距离。</w:t>
      </w:r>
    </w:p>
    <w:p w14:paraId="20A811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一个生物学家可能会关心苹果的成熟度、基因和脱落酸的化学作用，这些才是他模型中的核心变量。</w:t>
      </w:r>
    </w:p>
    <w:p w14:paraId="5375F6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一个经济学家可能会将苹果视为一种商品，关心的是其市场价格、供需关系和运输成本。</w:t>
      </w:r>
    </w:p>
    <w:p w14:paraId="609DB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一个诗人看到的则可能是「秋天的象征」，他选择的变量是颜色、光泽和它所唤起的情感。</w:t>
      </w:r>
    </w:p>
    <w:p w14:paraId="39DDCD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4B36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理论，都始于这样一次「聚光灯」式的选择。它通过「看见」一部分，来换取对这部分更深刻的「洞见」。但我们必须永远记住，聚光灯照亮区域之外，永远存在着广阔的、被暂时忽略的黑暗。将聚光灯下的景象误认为就是舞台的全貌，是所有理论滥用的开端。</w:t>
      </w:r>
    </w:p>
    <w:p w14:paraId="722C41B1">
      <w:pPr>
        <w:pStyle w:val="6"/>
        <w:bidi w:val="0"/>
        <w:rPr>
          <w:rFonts w:hint="eastAsia" w:ascii="宋体" w:hAnsi="宋体" w:eastAsia="宋体" w:cs="宋体"/>
          <w:lang w:val="en-US" w:eastAsia="zh-CN"/>
        </w:rPr>
      </w:pPr>
      <w:r>
        <w:rPr>
          <w:rFonts w:hint="eastAsia" w:ascii="宋体" w:hAnsi="宋体" w:eastAsia="宋体" w:cs="宋体"/>
          <w:lang w:val="en-US" w:eastAsia="zh-CN"/>
        </w:rPr>
        <w:t>关系简化：从复杂网络到线性因果</w:t>
      </w:r>
    </w:p>
    <w:p w14:paraId="45251F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了核心变量之后，理论的第二个降维动作，是简化这些变量之间的关系。现实世界中，变量之间的关系往往是复杂的、非线性的、多向互动的网络。而理论模型，尤其是经典的科学理论，则倾向于将这种复杂关系简化为更易于处理的线性、单向的因果链条。</w:t>
      </w:r>
    </w:p>
    <w:p w14:paraId="058CE0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B3C4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继续以万有引力定律为例。在牛顿的模型中，地球的质量和距离「单向地」决定了苹果受到的引力大小。这是一个清晰的 A → B 的因果关系。然而，根据牛顿第三定律（作用力与反作用力），苹果的质量也同样对地球产生了一个大小相等、方向相反的引力。同时，根据相对论，物质的质量会改变其周围的时空曲率，而时空曲率又反过来决定物质如何运动。因此，地球与苹果之间的关系，实际上是一个相互作用、互为因果的动态过程。</w:t>
      </w:r>
    </w:p>
    <w:p w14:paraId="1898D2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AE93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牛顿的模型之所以能够成功，是因为在地球与苹果这个质量差异极大的系统中，苹果对地球的影响小到可以完全忽略不计。这种「数量级忽略」，是关系简化的常用手段。</w:t>
      </w:r>
    </w:p>
    <w:p w14:paraId="7695D2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F73A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会科学领域，关系简化的需求更为迫切，其带来的扭曲也更为显著。例如，经典的「理性经济人」模型，将人类复杂的经济行为，简化为一个单一的关系：个体永远追求自身利益的最大化。这个模型忽略了人类行为中同样重要的其他驱动因素，如情感、利他主义、社会规范、文化认同、非理性冲动等等。它将一个由多重动机构成的复杂心理网络，降维成了一条清晰的、可数学化的功利计算链条。</w:t>
      </w:r>
    </w:p>
    <w:p w14:paraId="7278D3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59CA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模型无疑是强大的。它构成了现代主流经济学的基石，并对市场行为提供了简洁的解释和预测。但当这个被高度简化的模型，被误认为是人类行为的完整写照，并被用来指导所有社会政策的设计时，其「降维」的代价就显现出来了。那些被模型忽略的「非理性」维度，往往会以「市场的失灵」、「黑天鹅事件」等形式，对这个过于简洁的世界图景进行「复仇」。</w:t>
      </w:r>
    </w:p>
    <w:p w14:paraId="3F32754A">
      <w:pPr>
        <w:pStyle w:val="6"/>
        <w:bidi w:val="0"/>
        <w:rPr>
          <w:rFonts w:hint="eastAsia" w:ascii="宋体" w:hAnsi="宋体" w:eastAsia="宋体" w:cs="宋体"/>
          <w:lang w:val="en-US" w:eastAsia="zh-CN"/>
        </w:rPr>
      </w:pPr>
      <w:r>
        <w:rPr>
          <w:rFonts w:hint="eastAsia" w:ascii="宋体" w:hAnsi="宋体" w:eastAsia="宋体" w:cs="宋体"/>
          <w:lang w:val="en-US" w:eastAsia="zh-CN"/>
        </w:rPr>
        <w:t>边界设定：划定模型的「适用域」</w:t>
      </w:r>
    </w:p>
    <w:p w14:paraId="11E978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理论的第三个降维动作，是为模型设定一个明确或隐含的边界。即规定该理论在什么样的条件下、在哪个范围内是有效的。这个边界之外的区域，被称为「异常区」或「非适用域」。</w:t>
      </w:r>
    </w:p>
    <w:p w14:paraId="0074E2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E31C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牛顿力学之所以至今仍在工程学等领域被广泛使用，正是因为它对其适用边界有着清晰的认知：宏观、低速的物体。一旦进入微观领域（小于原子尺度）或高速领域（接近光速），牛顿力学的预测就会出现显著偏差，必须被量子力学和相对论所取代。这三个理论并非相互排斥，而是各自在不同的「观察层级」和「适用边界」内有效的「降维地图」。</w:t>
      </w:r>
    </w:p>
    <w:p w14:paraId="0D6C30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8A03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的设定，有时是理论自身明确声明的，但更多时候是隐含的、历史形成的。例如，西方主流的政治学理论，无论是自由主义还是社群主义，其模型建构大多是基于近代欧洲民族国家的历史经验。这些理论在讨论「国家」、「主权」、「公民社会」等概念时，其背后隐含了一个边界：即这个模型主要适用于具有特定文化、历史和制度背景的社会。当这些理论被不加批判地、普适化地应用到其他完全不同的文明和历史情境中时，就常常会产生「水土不服」的现象。这并非理论本身的「错误」，而是其隐含的「适用边界」被强行跨越了。</w:t>
      </w:r>
    </w:p>
    <w:p w14:paraId="1D1C35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5C22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理论的降维机制——变量选择、关系简化、边界设定——共同完成了一项伟大的认知工程：它们将一个无限复杂、我们无法直接把握的实在，转化为一个有限的、可理解的、可操作的「代理模型」（Surrogate Model）。我们所有的科学研究和社会实践，在很大程度上都是在与这些「代理模型」打交道。这极大地提升了我们的认知效率。但危险也正在于此：我们太容易沉浸在自己创造的、清晰简洁的模型世界里，而忘记了它仅仅是通往那个更广阔真实疆域的一座桥梁，甚至只是一条羊肠小道。</w:t>
      </w:r>
    </w:p>
    <w:p w14:paraId="656A5484">
      <w:pPr>
        <w:pStyle w:val="5"/>
        <w:bidi w:val="0"/>
        <w:rPr>
          <w:rFonts w:hint="eastAsia" w:ascii="宋体" w:hAnsi="宋体" w:eastAsia="宋体" w:cs="宋体"/>
          <w:lang w:val="en-US" w:eastAsia="zh-CN"/>
        </w:rPr>
      </w:pPr>
      <w:r>
        <w:rPr>
          <w:rFonts w:hint="eastAsia" w:ascii="宋体" w:hAnsi="宋体" w:eastAsia="宋体" w:cs="宋体"/>
          <w:lang w:val="en-US" w:eastAsia="zh-CN"/>
        </w:rPr>
        <w:t>三重边界：勘定理论的有效疆域</w:t>
      </w:r>
    </w:p>
    <w:p w14:paraId="3EBD56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既然任何理论都是一个有边界的「降维建构」，那么，作为一个成熟的认知主体，我们的核心任务之一，就是学会如何去勘定任何一个理论模型的「有效疆域」。这就像一个优秀的工程师，在使用任何工具之前，都必须仔细阅读其「说明书」，了解其最大载荷、适用电压和操作环境。对理论而言，这份「说明书」可以从三个关键维度来撰写：观察层级的边界、主体印记的边界，以及时间演化的边界。</w:t>
      </w:r>
    </w:p>
    <w:p w14:paraId="6A764883">
      <w:pPr>
        <w:pStyle w:val="6"/>
        <w:bidi w:val="0"/>
        <w:rPr>
          <w:rFonts w:hint="eastAsia" w:ascii="宋体" w:hAnsi="宋体" w:eastAsia="宋体" w:cs="宋体"/>
          <w:lang w:val="en-US" w:eastAsia="zh-CN"/>
        </w:rPr>
      </w:pPr>
      <w:r>
        <w:rPr>
          <w:rFonts w:hint="eastAsia" w:ascii="宋体" w:hAnsi="宋体" w:eastAsia="宋体" w:cs="宋体"/>
          <w:lang w:val="en-US" w:eastAsia="zh-CN"/>
        </w:rPr>
        <w:t>边界之一：观察层级（Scale）——你在哪一层看世界？</w:t>
      </w:r>
    </w:p>
    <w:p w14:paraId="73112A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理论的有效性，首先受限于它所针对的「观察层级」或「尺度」。一个在某个尺度上极为精确的理论，在另一个尺度上可能完全失效，甚至毫无意义。这构成了理论的「垂直边界」。</w:t>
      </w:r>
    </w:p>
    <w:p w14:paraId="027847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6108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物理学为此提供了最清晰的例证。我们已经提到，牛顿力学、相对论和量子力学，分别主导着宏观、宇观（高速/强引力）和微观三个不同的物理尺度。试图用量子力学的概率波去计算一个棒球的飞行轨迹，或者用牛顿的引力公式去解释一个电子的行为，都将是徒劳的。每一个理论，都是一个针对特定层级现实的「专门化」的观察和解释工具。它们之间是「层级互补」而非「高下取代」的关系。</w:t>
      </w:r>
    </w:p>
    <w:p w14:paraId="59421C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6FA5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原则同样适用于生物学。在分子生物学的层级，我们关心的是DNA、RNA和蛋白质的相互作用，其核心理论是中心法则。在细胞生物学的层级，我们关心的是细胞器、细胞膜和信号转导，其理论模型围绕细胞的代谢与分裂。在生态学的层级，我们关心的是种群动态、能量流动和物种相互作用，其理论是竞争排斥原理、捕食者-猎物模型等。用生态学的理论去解释一个蛋白质的折叠，就像用城市交通规划图去找一间公寓里的洗手间一样，是尺度错配的。</w:t>
      </w:r>
    </w:p>
    <w:p w14:paraId="046838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24E0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在社会科学中，观察层级的边界虽然不那么精确，但同样至关重要。</w:t>
      </w:r>
    </w:p>
    <w:p w14:paraId="31155D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8D5C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微观层面：心理学、行为经济学关注的是个体的决策、动机和认知偏差。其理论模型（如前景理论、认知失调理论）试图解释「一个人」为什么会这样做。</w:t>
      </w:r>
    </w:p>
    <w:p w14:paraId="5AFB08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中观层面：社会学、组织行为学关注的是群体和组织的互动。其理论（如群体动力学、科层制理论）试图解释「一个公司」或「一个社区」的运作逻辑。</w:t>
      </w:r>
    </w:p>
    <w:p w14:paraId="222431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宏观层面：政治学、宏观经济学、历史学关注的是整个社会、国家乃至文明的结构与变迁。其理论（如世界体系理论、制度演化理论）试图解释「一个时代」或「一个国家」的命运。</w:t>
      </w:r>
    </w:p>
    <w:p w14:paraId="5B09D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25DC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一个常见的理论滥用，就是「层级谬误」（Ecological Fallacy），即不恰当地将某个层级的理论和结论，直接套用到另一个层级。例如，试图用个体心理学的「贪婪」或「善良」，去完整地解释复杂的宏观经济现象（如金融危机或国际贸易格局），就是一种典型的层级谬误。宏观系统有着其自身的「涌现属性」（Emergent Properties），这些属性无法被简单地还原为其构成部分的个体属性之和。</w:t>
      </w:r>
    </w:p>
    <w:p w14:paraId="109CB1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644B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因此，在接触任何一个理论时，我们首先要问的问题是：这个理论是在哪个观察层级上进行建构的？它的核心解释单位是个体、群体还是系统？它试图回答的是哪个尺度上的问题？ 明确了这一点，我们就为这个理论划定了其有效性的第一道边界。</w:t>
      </w:r>
    </w:p>
    <w:p w14:paraId="0A65036D">
      <w:pPr>
        <w:pStyle w:val="6"/>
        <w:bidi w:val="0"/>
        <w:rPr>
          <w:rFonts w:hint="eastAsia" w:ascii="宋体" w:hAnsi="宋体" w:eastAsia="宋体" w:cs="宋体"/>
          <w:lang w:val="en-US" w:eastAsia="zh-CN"/>
        </w:rPr>
      </w:pPr>
      <w:r>
        <w:rPr>
          <w:rFonts w:hint="eastAsia" w:ascii="宋体" w:hAnsi="宋体" w:eastAsia="宋体" w:cs="宋体"/>
          <w:lang w:val="en-US" w:eastAsia="zh-CN"/>
        </w:rPr>
        <w:t>边界之二：主体印记（Subjectivity）——谁在看世界？</w:t>
      </w:r>
    </w:p>
    <w:p w14:paraId="16A7C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建构，从来不是一个发生在真空中的、纯粹客观的过程。它总是在特定的历史、文化和个人情境中，由具体的认知主体（个人或学术共同体）完成的。因此，任何理论都必然携带其创造者的「主体印记」。这构成了理论的「视角边界」。</w:t>
      </w:r>
    </w:p>
    <w:p w14:paraId="559DE6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CD63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这种主体印记，至少体现在以下几个方面：</w:t>
      </w:r>
    </w:p>
    <w:p w14:paraId="321757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C6D62E">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与语言的预设：我们在第五章已经详细讨论过，语言的结构会影响思维的方式。一个理论所使用的核心概念，往往深植于其诞生的文化土壤之中。例如，东方哲学中的「道」、「气」、「无」，与西方哲学中的「逻各斯」、「实体」、「存在」，其背后是完全不同的世界观预设。将基于某种文化预设的理论直接「翻译」到另一种文化中，常常会丢失其精髓或产生误解。</w:t>
      </w:r>
    </w:p>
    <w:p w14:paraId="213D7923">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时代精神与问题意识：任何理论的诞生，都是为了回应其所处时代的某个重大挑战或「问题意识」。马克思主义的诞生，离不开19世纪欧洲工业革命所带来的剧烈的阶级冲突。凯恩斯主义经济学，是作为对20世纪30年代大萧条的回应而出现的。这些理论的「聚光灯」之所以选择照亮「阶级斗争」或「有效需求不足」，正是因为这些是当时最紧迫的社会问题。当时代背景发生变化，旧的问题意识可能不再是核心，理论的解释力也自然会随之衰减。</w:t>
      </w:r>
    </w:p>
    <w:p w14:paraId="36255322">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研究者的立场与价值观：尤其在社会科学领域，研究者自身的立场、价值观和利益，几乎不可能被完全排除在理论建构之外。一个为跨国公司提供咨询的经济学家，与一个为劳工组织工作的社会学家，他们在观察同一个「全球化」现象时，其选择的变量、强调的因果关系、以及最终得出的理论模型，几乎必然是不同的。这并非必然意味着学术不诚实，而是因为他们的「观察视角」和「价值关怀」从一开始就不同。承认并审视这种立场性，是理解社会科学理论的必要前提。</w:t>
      </w:r>
    </w:p>
    <w:p w14:paraId="096FA4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8EFF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因此，在接触任何一个理论时，我们必须追问一系列「谁」的问题：这个理论是谁创造的？在什么样的历史和文化背景下创造的？他/她试图解决的是谁的问题？这个理论的视角，代表了谁的利益和关怀？ 通过这种「知识社会学」式的追问，我们就能揭示出理论背后那常常被「客观性」外衣所遮蔽的主体印记，从而为其划定第二道重要的边界。</w:t>
      </w:r>
    </w:p>
    <w:p w14:paraId="512A8BEC">
      <w:pPr>
        <w:pStyle w:val="6"/>
        <w:bidi w:val="0"/>
        <w:rPr>
          <w:rFonts w:hint="eastAsia" w:ascii="宋体" w:hAnsi="宋体" w:eastAsia="宋体" w:cs="宋体"/>
          <w:lang w:val="en-US" w:eastAsia="zh-CN"/>
        </w:rPr>
      </w:pPr>
      <w:r>
        <w:rPr>
          <w:rFonts w:hint="eastAsia" w:ascii="宋体" w:hAnsi="宋体" w:eastAsia="宋体" w:cs="宋体"/>
          <w:lang w:val="en-US" w:eastAsia="zh-CN"/>
        </w:rPr>
        <w:t>边界之三：时间演化（Temporality）——理论的「保质期」</w:t>
      </w:r>
    </w:p>
    <w:p w14:paraId="79429D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由于实在本身是动态演化的，而理论又是对特定时代问题的回应，因此，任何理论都具有一个「时间边界」，或者说，一个「解释力的保质期」。随着时间的推移，现实世界这个「疆域」本身发生了变化，我们手中的「旧地图」自然会逐渐失效。</w:t>
      </w:r>
    </w:p>
    <w:p w14:paraId="41665A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41D7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理论解释力的衰减，通常通过两种方式发生：</w:t>
      </w:r>
    </w:p>
    <w:p w14:paraId="448D42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0AFE70">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实的变迁：理论所描述的客体本身发生了根本性的变化。例如，基于前互联网时代的传播学理论（如「议程设置」理论），在解释今天社交媒体环境下的舆论生态时，就显得力不从心。因为传播的介质、主体和互动方式都已天翻地覆。同样，基于冷战时期「两极对抗」框架的国际关系理论，也难以完全解释今天这个多极化、高度相互依赖的全球格局。</w:t>
      </w:r>
    </w:p>
    <w:p w14:paraId="47A8357F">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的深化（范式革命）：我们对世界的认知本身发生了跃迁，出现了更强大、解释范围更广的新理论范式。正如我们反复提及的，爱因斯坦的相对论并没有「证伪」牛顿力学，而是在一个更广阔的视域下，将其「包容」为一个特定条件下的特例。新范式为旧理论划定了一个更精确的适用边界，并揭示了其先前未被认识的局限性。</w:t>
      </w:r>
    </w:p>
    <w:p w14:paraId="10F2AB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ACE4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我们必须以一种动态的、历史的眼光来看待所有理论。一个理论的价值，不在于它能否「永恒为真」，而在于它在其「黄金时代」是否提供了深刻的洞见，以及在今天是否仍能在其「适用边界」内为我们提供启发。将一个已经「过期」的理论，当作解决当下新问题的万能灵药，是一种危险的「刻舟求剑」。</w:t>
      </w:r>
    </w:p>
    <w:p w14:paraId="330592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471B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在运用任何一个理论时，我们必须进行一次「时间校准」：这个理论诞生于何时？它所描述的那个世界，与我们当下的世界相比，发生了哪些关键变化？在新的现实面前，这个理论的哪些部分依然有效，哪些部分需要被修正，哪些部分则必须被扬弃？</w:t>
      </w:r>
    </w:p>
    <w:p w14:paraId="6694A3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AF95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观察层级」、「主体印记」和「时间演化」这三重边界的勘定，我们就能为任何一个理论模型绘制出一幅详尽的「使用说明图」。我们不再会盲目地崇拜或轻率地抛弃任何理论，而是学会像一个熟练的工匠一样，精确地知道每一个工具的特性、优点和局限，并在合适的场合，以合适的方式来使用它。</w:t>
      </w:r>
    </w:p>
    <w:p w14:paraId="188C51A7">
      <w:pPr>
        <w:pStyle w:val="5"/>
        <w:bidi w:val="0"/>
        <w:rPr>
          <w:rFonts w:hint="eastAsia" w:ascii="宋体" w:hAnsi="宋体" w:eastAsia="宋体" w:cs="宋体"/>
          <w:lang w:val="en-US" w:eastAsia="zh-CN"/>
        </w:rPr>
      </w:pPr>
      <w:r>
        <w:rPr>
          <w:rFonts w:hint="eastAsia" w:ascii="宋体" w:hAnsi="宋体" w:eastAsia="宋体" w:cs="宋体"/>
          <w:lang w:val="en-US" w:eastAsia="zh-CN"/>
        </w:rPr>
        <w:t>两种迷途：理论虚无主义与原教旨主义</w:t>
      </w:r>
    </w:p>
    <w:p w14:paraId="2D2BDE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深刻认识到理论的「降维」本质和「三重边界」之后，人们的反应往往会走向两个危险的极端：理论虚无主义和理论原教旨主义。这两种看似截然相反的态度，实际上是同一枚硬币的两面，它们都源于对理论「不完美性」的错误处理方式，都将导致认知建构的停滞或灾难。</w:t>
      </w:r>
    </w:p>
    <w:p w14:paraId="4E7DE88D">
      <w:pPr>
        <w:pStyle w:val="6"/>
        <w:bidi w:val="0"/>
        <w:rPr>
          <w:rFonts w:hint="eastAsia" w:ascii="宋体" w:hAnsi="宋体" w:eastAsia="宋体" w:cs="宋体"/>
          <w:lang w:val="en-US" w:eastAsia="zh-CN"/>
        </w:rPr>
      </w:pPr>
      <w:r>
        <w:rPr>
          <w:rFonts w:hint="eastAsia" w:ascii="宋体" w:hAnsi="宋体" w:eastAsia="宋体" w:cs="宋体"/>
          <w:lang w:val="en-US" w:eastAsia="zh-CN"/>
        </w:rPr>
        <w:t>理论虚无主义的泥潭：因为地图不完美，所以扔掉所有地图</w:t>
      </w:r>
    </w:p>
    <w:p w14:paraId="58048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虚无主义者在认识到所有理论都是有局限的、带偏见的、会过时的「降维投影」之后，得出了一个悲观的结论：所有理论都是不可信的，都是对现实的歪曲，因此我们应该放弃所有理论，回归到「纯粹的经验」或「直觉」之中。</w:t>
      </w:r>
    </w:p>
    <w:p w14:paraId="1BE8C3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DB0C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这种态度看似超脱，实则是一种智识上的懒惰和逃避。它犯了以下几个根本性的错误：</w:t>
      </w:r>
    </w:p>
    <w:p w14:paraId="021BC0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574532">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混淆了「有限」与「无效」：一张地图虽然不是疆域本身，并且必然有所简化和取舍，但这并不意味着它作为导航工具是「无效」的。一张简陋的城市地图，虽然没有标出每一棵树，但它依然能有效地指引我们找到目的地。理论的价值不在于其「全知全能」，而在于其在「适用边界」内的「有效指引」。因为理论不完美就全盘否定，就像因为菜刀可能会伤到手，就决定从此用牙齿来切菜一样，是因噎废食。</w:t>
      </w:r>
    </w:p>
    <w:p w14:paraId="77D4957A">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估了「纯粹经验」的可能性：理论虚无主义者所向往的、未经任何理论框架「污染」的「纯粹经验」，本身就是一种幻想。正如我们在前面章节所论述的，我们的感知从一开始就受到语言、文化和既有认知模型的塑造。我们不可能像一块「白板」一样去经验世界。所谓的「反理论」，其本身往往就是一种未经审视的、更粗糙的「隐性理论」。放弃系统性的、经过明确反思的理论，结果往往不是获得了自由，而是被自己未曾察觉的、更深层的偏见所支配。</w:t>
      </w:r>
    </w:p>
    <w:p w14:paraId="5BE2A4BC">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放弃了系统性建构的责任：认知建构是一项艰苦卓绝的工作。理论虚无主义通过解构一切，让自己免于了「建构」的辛劳和责任。它满足于指出所有大厦都有裂缝，却从不尝试去建造一间哪怕是更坚固的茅屋。这种姿态在批判层面或许有其价值，但如果停留于此，最终将导致思想的贫瘠和行动的瘫痪。</w:t>
      </w:r>
    </w:p>
    <w:p w14:paraId="0896D825">
      <w:pPr>
        <w:pStyle w:val="6"/>
        <w:bidi w:val="0"/>
        <w:rPr>
          <w:rFonts w:hint="eastAsia" w:ascii="宋体" w:hAnsi="宋体" w:eastAsia="宋体" w:cs="宋体"/>
          <w:lang w:val="en-US" w:eastAsia="zh-CN"/>
        </w:rPr>
      </w:pPr>
      <w:r>
        <w:rPr>
          <w:rFonts w:hint="eastAsia" w:ascii="宋体" w:hAnsi="宋体" w:eastAsia="宋体" w:cs="宋体"/>
          <w:lang w:val="en-US" w:eastAsia="zh-CN"/>
        </w:rPr>
        <w:t>理论原教旨主义的深渊：把一张地图当作唯一的圣经</w:t>
      </w:r>
    </w:p>
    <w:p w14:paraId="7CA49B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理论虚无主义是一种消极的迷途，那么理论原教旨主义则是一种积极的、更具破坏性的迷途。原教旨主义者选择一个他们所信奉的理论模型（无论是宗教的、政治的还是科学的），并将其绝对化、普遍化、神圣化。他们坚信，自己手中的这张「地图」，就是疆域本身，是唯一正确的、能够解释一切的终极真理。</w:t>
      </w:r>
    </w:p>
    <w:p w14:paraId="6295C8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4004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理论原教旨主义的危害体现在：</w:t>
      </w:r>
    </w:p>
    <w:p w14:paraId="302BA7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1DE861">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上的封闭与僵化：原教旨主义者会主动屏蔽、排斥甚至攻击任何与他们理论模型不符的信息和证据。他们不是用理论去适应现实，而是用现实去削足适履地迁就理论。任何「异例」或「反证」，都不会被看作是修正理论的契机，而是被解释为「干扰」、「假象」或者是「敌对势力的阴谋」。这种认知上的封闭，使得其思想体系彻底丧失了「过程性完备」的迭代能力，变成了一具僵尸。</w:t>
      </w:r>
    </w:p>
    <w:p w14:paraId="1368F535">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践上的强制与暴力：当原教旨主义者掌握权力时，他们会试图用自己那张「降维地图」去强制性地改造那个远比地图复杂的高维现实世界。他们会试图将所有不符合其模型的人、文化和制度，都视为需要被「纠正」、「改造」甚至「清除」的「错误」。二十世纪的许多极权主义灾难，其思想根源都在于某种社会理论的原教旨主义化——无论是基于阶级的、种族的还是民族的。他们试图在人间建立一个符合其理论蓝图的「天堂」，结果却往往通向了真实的地狱。</w:t>
      </w:r>
    </w:p>
    <w:p w14:paraId="49E3389C">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人性的压抑：由于任何理论都是对人性的「降维建构」，理论原教旨主义必然意味着对人性的丰富性、复杂性和矛盾性的压抑。在「理性经济人」的原教旨主义下，人的情感和道德追求被视为「非理性」的障碍。在某些宗教原教旨主义下，人的身体欲望和自由意志被视为需要被禁绝的「罪恶」。原教旨主义试图用一个简洁的模型去格式化复杂的人性，其结果必然是对活生生的人的摧残。</w:t>
      </w:r>
    </w:p>
    <w:p w14:paraId="73309A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2A9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虚无主义和原教旨主义，看似是「什么都不信」和「什么都信」的对立，但它们的共同点在于，都无法以一种成熟、动态、批判性的方式来对待理论。它们都未能理解理论作为「有限但有用的工具」的本质。一个掉进了放弃所有工具的泥潭，另一个则挥舞着唯一的一把锤子，把整个世界都看成钉子。</w:t>
      </w:r>
    </w:p>
    <w:p w14:paraId="2E8E9EB6">
      <w:pPr>
        <w:pStyle w:val="5"/>
        <w:bidi w:val="0"/>
        <w:rPr>
          <w:rFonts w:hint="eastAsia" w:ascii="宋体" w:hAnsi="宋体" w:eastAsia="宋体" w:cs="宋体"/>
          <w:lang w:val="en-US" w:eastAsia="zh-CN"/>
        </w:rPr>
      </w:pPr>
      <w:r>
        <w:rPr>
          <w:rFonts w:hint="eastAsia" w:ascii="宋体" w:hAnsi="宋体" w:eastAsia="宋体" w:cs="宋体"/>
          <w:lang w:val="en-US" w:eastAsia="zh-CN"/>
        </w:rPr>
        <w:t>结论：成为一个多地图的导航者</w:t>
      </w:r>
    </w:p>
    <w:p w14:paraId="2C534B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穿越了理论的「降维」机制、勘定了其「三重边界」、并警惕了两种迷途之后，我们最终可以为「如何对待理论」这一核心问题，给出一个建设性的答案。这个答案的核心，是将我们自身定位为一个手持多种地图、在复杂疆域中持续探索的导航者。</w:t>
      </w:r>
    </w:p>
    <w:p w14:paraId="63F040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2C2D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这种「多地图导航者」的姿态，意味着一种全新的理论观和实践智慧：</w:t>
      </w:r>
    </w:p>
    <w:p w14:paraId="7BF3D15C">
      <w:pPr>
        <w:pStyle w:val="6"/>
        <w:bidi w:val="0"/>
        <w:rPr>
          <w:rFonts w:hint="eastAsia" w:ascii="宋体" w:hAnsi="宋体" w:eastAsia="宋体" w:cs="宋体"/>
          <w:lang w:val="en-US" w:eastAsia="zh-CN"/>
        </w:rPr>
      </w:pPr>
      <w:r>
        <w:rPr>
          <w:rFonts w:hint="eastAsia" w:ascii="宋体" w:hAnsi="宋体" w:eastAsia="宋体" w:cs="宋体"/>
          <w:lang w:val="en-US" w:eastAsia="zh-CN"/>
        </w:rPr>
        <w:t>从「拥有真理」到「使用模型」</w:t>
      </w:r>
    </w:p>
    <w:p w14:paraId="0508A6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我们与理论的关系，不再是信徒与圣经的关系，而是工匠与工具箱的关系。我们追求的不是「拥有」唯一的、终极的「真理」，而是熟练地「使用」一个由多种理论模型构成的、不断丰富的「工具箱」。</w:t>
      </w:r>
    </w:p>
    <w:p w14:paraId="632650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D2AA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面对任何一个复杂问题（无论是个人的人生选择，还是公共的社会政策），我们都不会满足于单一理论的解释。我们会主动地从不同的「观察层级」、不同的「主体视角」、不同的「学科领域」引入多种理论模型来进行观照。</w:t>
      </w:r>
    </w:p>
    <w:p w14:paraId="00EE58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5686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在分析一个社会问题时，我们会同时使用经济学的模型（分析其利益分配）、社会学的模型（分析其阶层结构）、心理学的模型（分析其大众心态）和历史学的模型（分析其历史根源）。</w:t>
      </w:r>
    </w:p>
    <w:p w14:paraId="2EB215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会将这些不同维度的「地图」叠加在一起，就像在GIS（地理信息系统）中叠加交通图、人口密度图和地形图一样。单一地图的盲区，可能会被另一张地图所照亮。地图之间的矛盾和冲突，恰恰揭示了现实世界最复杂、最值得深入探索的区域。</w:t>
      </w:r>
    </w:p>
    <w:p w14:paraId="0F72A3D9">
      <w:pPr>
        <w:pStyle w:val="6"/>
        <w:bidi w:val="0"/>
        <w:rPr>
          <w:rFonts w:hint="eastAsia" w:ascii="宋体" w:hAnsi="宋体" w:eastAsia="宋体" w:cs="宋体"/>
          <w:lang w:val="en-US" w:eastAsia="zh-CN"/>
        </w:rPr>
      </w:pPr>
      <w:r>
        <w:rPr>
          <w:rFonts w:hint="eastAsia" w:ascii="宋体" w:hAnsi="宋体" w:eastAsia="宋体" w:cs="宋体"/>
          <w:lang w:val="en-US" w:eastAsia="zh-CN"/>
        </w:rPr>
        <w:t>建立「理论的理论」：元认知的能力</w:t>
      </w:r>
    </w:p>
    <w:p w14:paraId="15C882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一个多地图导航者，要求我们发展出一种更高阶的认知能力——关于理论的理论，即元理论（Metatheory）的视角。我们不仅要理解每个理论的内容，更要理解每个理论的「性格」：它的核心假设是什么？它的降维机制是怎样的？它的三重边界在哪里？它与其他理论的关系是怎样的（是互补、竞争还是包含）？</w:t>
      </w:r>
    </w:p>
    <w:p w14:paraId="494EDA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59B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元认知能力，让我们能够在各种理论之间游刃有余地切换，而不是被任何单一理论所俘获。我们成为了自己「认知工具箱」的管理者，知道何时该用锤子，何时该用螺丝刀，甚至知道何时需要自己动手创造一个新工具。</w:t>
      </w:r>
    </w:p>
    <w:p w14:paraId="414640D4">
      <w:pPr>
        <w:pStyle w:val="6"/>
        <w:bidi w:val="0"/>
        <w:rPr>
          <w:rFonts w:hint="eastAsia" w:ascii="宋体" w:hAnsi="宋体" w:eastAsia="宋体" w:cs="宋体"/>
          <w:lang w:val="en-US" w:eastAsia="zh-CN"/>
        </w:rPr>
      </w:pPr>
      <w:r>
        <w:rPr>
          <w:rFonts w:hint="eastAsia" w:ascii="宋体" w:hAnsi="宋体" w:eastAsia="宋体" w:cs="宋体"/>
          <w:lang w:val="en-US" w:eastAsia="zh-CN"/>
        </w:rPr>
        <w:t>拥抱「建构」的责任与创造的自由</w:t>
      </w:r>
    </w:p>
    <w:p w14:paraId="42A0DC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这种理论观将我们带回了本书的核心主题：作为主动的实在建构者，理论不再是外在于我们、等待我们去被动接受的「客观知识」。它们是我们人类——作为认知共同体——为了理解和改造世界而共同创造出来的最宝贵的脚手架。</w:t>
      </w:r>
    </w:p>
    <w:p w14:paraId="1FEE23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0054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这意味着，我们对理论负有双重责任：</w:t>
      </w:r>
    </w:p>
    <w:p w14:paraId="257213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792C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批判的责任：我们有责任去审视和批判我们所继承的理论遗产，揭示其内在的边界和潜在的偏见，防止其被滥用和僵化。</w:t>
      </w:r>
    </w:p>
    <w:p w14:paraId="10A14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建构的责任：我们更有责任在已有理论的基础上，去创造出能够更好地解释新现象、解决新问题的新理论。每一次对旧理论的修正，每一次新模型的提出，都是我们参与「实在建构」这一伟大事业的具体行动。</w:t>
      </w:r>
    </w:p>
    <w:p w14:paraId="196587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6B82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阴影，源于我们将其视为实在本身时产生的遮蔽。但当我们认识到，所有理论都只是我们投向无限可能性基底的光束时，阴影本身也成为了信息。它勾勒出我们已知世界的轮廓，并指向那片更广阔的、等待我们用新的光束去照亮的未知。</w:t>
      </w:r>
    </w:p>
    <w:p w14:paraId="11473E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E0C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永无止境的探索之旅中，我们手中的地图或许永远不完美，但正是这份不完美，驱动着我们不断地重绘、修正、拓展我们的认知疆界。我们不再是寻找终极藏宝图的寻宝者，我们是绘制地图的制图师。而那最激动人心的宝藏，或许就蕴藏在「绘制」这一持续创造的过程本身之中。</w:t>
      </w:r>
    </w:p>
    <w:p w14:paraId="275F643E">
      <w:pPr>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eastAsia" w:ascii="宋体" w:hAnsi="宋体" w:eastAsia="宋体" w:cs="宋体"/>
          <w:lang w:val="en-US" w:eastAsia="zh-CN"/>
        </w:rPr>
      </w:pPr>
      <w:bookmarkStart w:id="32" w:name="_Toc87212714"/>
      <w:bookmarkStart w:id="33" w:name="_Toc1266702503"/>
      <w:r>
        <w:rPr>
          <w:rFonts w:hint="eastAsia" w:ascii="宋体" w:hAnsi="宋体" w:eastAsia="宋体" w:cs="宋体"/>
          <w:lang w:val="en-US" w:eastAsia="zh-CN"/>
        </w:rPr>
        <w:t>第三部分：秩序——全体的契约</w:t>
      </w:r>
      <w:bookmarkEnd w:id="32"/>
      <w:bookmarkEnd w:id="33"/>
    </w:p>
    <w:p w14:paraId="3A3E2F4A">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人间法度，众生共署，或显于律令，或隐于德风。</w:t>
      </w:r>
    </w:p>
    <w:p w14:paraId="4416CB24">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新旧相搏，其变或润物无声，或惊涛裂岸，皆系于心而载于道。</w:t>
      </w:r>
    </w:p>
    <w:p w14:paraId="26508B86">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观照悬殊，权柄既成。执鉴者立圭臬，余者唯仰息而从。</w:t>
      </w:r>
    </w:p>
    <w:p w14:paraId="4DFE640F">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若筑高壁以绝言，或饲安逸以养愚，则执鉴者失之。</w:t>
      </w:r>
    </w:p>
    <w:p w14:paraId="2D7E57F8">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譬如市贾，本在互利，如权衡失公，枷锁即为自意。法网虽密，必有罅隙生光。</w:t>
      </w:r>
    </w:p>
    <w:p w14:paraId="709CFF80">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上者垒高城以自固，下者辟幽径以求生。</w:t>
      </w:r>
    </w:p>
    <w:p w14:paraId="4DF26E4E">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乃至歧见日炽，矛盾愈深，可用愈寡，或终破阵愈烈耳。</w:t>
      </w:r>
    </w:p>
    <w:p w14:paraId="40FE272D">
      <w:pPr>
        <w:snapToGrid/>
        <w:spacing w:beforeAutospacing="0" w:afterAutospacing="0" w:line="288" w:lineRule="auto"/>
        <w:ind w:right="0" w:rightChars="0"/>
        <w:jc w:val="both"/>
        <w:rPr>
          <w:rFonts w:hint="default"/>
          <w:lang w:val="en-US" w:eastAsia="zh-CN"/>
        </w:rPr>
      </w:pPr>
      <w:r>
        <w:rPr>
          <w:rFonts w:hint="eastAsia" w:ascii="宋体" w:hAnsi="宋体" w:eastAsia="宋体" w:cs="宋体"/>
          <w:sz w:val="24"/>
          <w:lang w:val="en-US" w:eastAsia="zh-CN"/>
        </w:rPr>
        <w:t>&gt; ——《进阶rc·赘言·世枢》</w:t>
      </w:r>
    </w:p>
    <w:p w14:paraId="44025EC7">
      <w:pPr>
        <w:pStyle w:val="4"/>
        <w:bidi w:val="0"/>
        <w:rPr>
          <w:rFonts w:hint="eastAsia" w:ascii="宋体" w:hAnsi="宋体" w:eastAsia="宋体" w:cs="宋体"/>
          <w:lang w:val="en-US" w:eastAsia="zh-CN"/>
        </w:rPr>
      </w:pPr>
      <w:bookmarkStart w:id="34" w:name="_Toc1463575210"/>
      <w:bookmarkStart w:id="35" w:name="_Toc1200236944"/>
      <w:r>
        <w:rPr>
          <w:rFonts w:hint="eastAsia" w:ascii="宋体" w:hAnsi="宋体" w:eastAsia="宋体" w:cs="宋体"/>
          <w:lang w:val="en-US" w:eastAsia="zh-CN"/>
        </w:rPr>
        <w:t>第七章 共识的凝固：从流动建构到确定秩序</w:t>
      </w:r>
      <w:bookmarkEnd w:id="34"/>
      <w:bookmarkEnd w:id="35"/>
    </w:p>
    <w:p w14:paraId="0A7D99C9">
      <w:pPr>
        <w:pStyle w:val="5"/>
        <w:bidi w:val="0"/>
        <w:rPr>
          <w:rFonts w:hint="eastAsia" w:ascii="宋体" w:hAnsi="宋体" w:eastAsia="宋体" w:cs="宋体"/>
          <w:lang w:val="en-US" w:eastAsia="zh-CN"/>
        </w:rPr>
      </w:pPr>
      <w:r>
        <w:rPr>
          <w:rFonts w:hint="eastAsia" w:ascii="宋体" w:hAnsi="宋体" w:eastAsia="宋体" w:cs="宋体"/>
          <w:lang w:val="en-US" w:eastAsia="zh-CN"/>
        </w:rPr>
        <w:t>引言：从「我们」的诞生到世界的固化</w:t>
      </w:r>
    </w:p>
    <w:p w14:paraId="311D7D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第一部分「本体论」中，我们描绘了一个根植于「可能性基底」的、由「观察」行为持续建构的动态宇宙。在第二部分「认识论」中，我们审视了人类用以进行这种建构的核心工具——认知过程、语言和理论模型，并揭示了其内在的有限性与「降维」本质。现在，我们将踏入一个新的领域，将这套哲学框架应用到迄今为止人类最复杂、最重要、也最充满争议的建构产物之上——社会。</w:t>
      </w:r>
    </w:p>
    <w:p w14:paraId="2066CC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44BE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个体的认知建构是在为自己绘制一张「世界地图」，那么社会的形成，就是无数张个体地图相互叠加、碰撞、协商、融合，最终形成一张被群体广泛接受的「公共地图」的过程。这张「公共地图」，就是我们所说的社会秩序。它为我们标示出何为「对」，何为「错」；何为「可为」，何为「不可为」；何为「我们」，何为「他们」。它为我们混乱的个体欲望和社会互动，提供了一个相对稳定、可预测的框架，使得大规模的人类协作成为可能。</w:t>
      </w:r>
    </w:p>
    <w:p w14:paraId="4DEDAD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06C9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个看似坚实、不言自明的社会秩序，并非如山川河流般是自然天成的。它是一个彻头彻尾的人造物，是一个宏观层面的「次级建构」。它的每一条法律、每一项习俗、每一种身份认同，都源于一个从流动到凝固、从偶然到必然的动态过程。这个过程，在本书的哲学体系中，可以被精确地定义为宏观「观察共识」的制度化。</w:t>
      </w:r>
    </w:p>
    <w:p w14:paraId="5FA708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7B68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在人类社会的黎明时分，一群原始人面对着一个共同的问题：如何分配一次狩猎的猎物？最初，这可能是一个完全流动的、充满偶然性的博弈过程。每一次分配，都可能因为力量的强弱、需求的缓急、临时的情绪而产生不同的结果。这时的「分配规则」，还处于无限的「可能性」之中。</w:t>
      </w:r>
    </w:p>
    <w:p w14:paraId="085495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025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随着时间的推移，某些分配方式可能会因为其带来了更少的冲突、更高的效率，或者仅仅因为某个强有力首领的偏好，而被反复采用。当这种特定的分配方式被足够多的人、在足够长的时间里反复「观察」和「确认」后，它就开始从无数种可能性中「收敛」出来，逐渐固化。起初，它可能只是一种非正式的「惯例」；接着，它可能被编入神话和故事，成为一种神圣的「传统」；最终，它可能被刻在石板上，成为一部成文的「法典」。</w:t>
      </w:r>
    </w:p>
    <w:p w14:paraId="20A377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45AF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一个关于「财产分配」的观察共识，就完成了从流动的「建构过程」到确定的「社会秩序」的凝固。曾经充满无限可能的「如何分配」，被一个看似天经地义的「应该如何分配」的有限确定性所取代。这个过程，正是本章所要深入探讨的核心主题。</w:t>
      </w:r>
    </w:p>
    <w:p w14:paraId="210117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2840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追溯社会秩序从萌芽到成型的完整轨迹。首先，我们将分析「共识」的起源，探讨它是如何在个体间的「观念交换」与「分歧博弈」中涌现出来的。接着，我们将聚焦于共识「凝固」的关键机制——制度化，考察法律、规范、文化传统等「确定性集合」是如何被建构、维持和神圣化的。我们还将引入「路径依赖」的概念，来解释为什么一旦秩序形成，它就会表现出强大的惯性，即便其最初的成因早已消失。</w:t>
      </w:r>
    </w:p>
    <w:p w14:paraId="5B4AEC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39CB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将揭示这个「凝固」过程的深刻悖论：社会秩序在提供稳定性和可预测性（这是其存在的根本价值）的同时，也必然意味着对「可能性基底」中其他潜在可能性的系统性排斥和压抑。它在成就一个「我们」的同时，也划定了「我们」的边界，并可能将那些不符合其规范的个体和生活方式，标记为「异类」。因此，对社会秩序的理解，必须同时包含对其「赋能」与「限能」双重属性的清醒认识。这不仅是对社会学和政治哲学的一次「实在建构」式的重写，更是为我们下一章批判「权力」与「评估异化」奠定坚实的理论基础。</w:t>
      </w:r>
    </w:p>
    <w:p w14:paraId="1818F5B3">
      <w:pPr>
        <w:pStyle w:val="5"/>
        <w:bidi w:val="0"/>
        <w:rPr>
          <w:rFonts w:hint="eastAsia" w:ascii="宋体" w:hAnsi="宋体" w:eastAsia="宋体" w:cs="宋体"/>
          <w:lang w:val="en-US" w:eastAsia="zh-CN"/>
        </w:rPr>
      </w:pPr>
      <w:r>
        <w:rPr>
          <w:rFonts w:hint="eastAsia" w:ascii="宋体" w:hAnsi="宋体" w:eastAsia="宋体" w:cs="宋体"/>
          <w:lang w:val="en-US" w:eastAsia="zh-CN"/>
        </w:rPr>
        <w:t>共识的涌现：从个体互动到群体规范</w:t>
      </w:r>
    </w:p>
    <w:p w14:paraId="1D1430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秩序的种子，并非由某个全知全能的设计师预先播撒，而是从无数个体的、局部的、日常的互动中自发地「涌现」（Emerge）出来的。这个从微观互动到宏观结构的涌现过程，是理解一切社会现象的钥匙。在我们的框架下，这个过程可以被分解为两个相互交织的核心环节：观念交换与分歧博弈。</w:t>
      </w:r>
    </w:p>
    <w:p w14:paraId="7B7A666E">
      <w:pPr>
        <w:pStyle w:val="6"/>
        <w:bidi w:val="0"/>
        <w:rPr>
          <w:rFonts w:hint="eastAsia" w:ascii="宋体" w:hAnsi="宋体" w:eastAsia="宋体" w:cs="宋体"/>
          <w:lang w:val="en-US" w:eastAsia="zh-CN"/>
        </w:rPr>
      </w:pPr>
      <w:r>
        <w:rPr>
          <w:rFonts w:hint="eastAsia" w:ascii="宋体" w:hAnsi="宋体" w:eastAsia="宋体" w:cs="宋体"/>
          <w:lang w:val="en-US" w:eastAsia="zh-CN"/>
        </w:rPr>
        <w:t>观念交换：意义的共享网络</w:t>
      </w:r>
    </w:p>
    <w:p w14:paraId="26BA5C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人类作为社会性动物，其最基本的生存需求之一，就是与他人进行有效的沟通和协作。而这一切的基础，是能够就世界的意义达成某种程度的共享理解。这个过程，就是观念交换。</w:t>
      </w:r>
    </w:p>
    <w:p w14:paraId="00D53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7E05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最基础的层面上，观念交换体现在我们在第五章讨论过的语言的共识。一个社群能够存在，首先是因为其成员就「树」这个声音符号指代那种高大的木本植物，「危险」这个词表示需要警惕和逃避的状态，达成了共识。这个共享的语义网络，是所有后续共识得以建立的「操作系统」。</w:t>
      </w:r>
    </w:p>
    <w:p w14:paraId="46FA19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99E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在此基础上，观念交换进入了更复杂的层面——关于「应该如何」的规范性观念的交换。</w:t>
      </w:r>
    </w:p>
    <w:p w14:paraId="77EB85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733B0D">
      <w:pPr>
        <w:numPr>
          <w:ilvl w:val="0"/>
          <w:numId w:val="1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仿与学习：个体，尤其是儿童，通过观察和模仿他人的行为来学习社会规范。当一个孩子看到社群中的成年人普遍对长者表示尊敬时，他/她就会内化「应该尊敬长者」这一观念。这种基于模仿的学习，是规范在代际间传递的最基本机制。</w:t>
      </w:r>
    </w:p>
    <w:p w14:paraId="234074A0">
      <w:pPr>
        <w:numPr>
          <w:ilvl w:val="0"/>
          <w:numId w:val="1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叙事与故事：人类是「讲故事的动物」。神话、传说、英雄史诗、宗教教义，乃至我们今天消费的电影和小说，都是承载和传播规范性观念的强大载体。一个故事通过生动的情节和鲜明的人物，向我们展示了何为「勇敢」、何为「背叛」、何为「正义」。这些叙事为我们提供了一套共享的「道德剧本」，让我们在面对复杂的社会情境时，能够快速地判断是非对错。</w:t>
      </w:r>
    </w:p>
    <w:p w14:paraId="54FF1C9D">
      <w:pPr>
        <w:numPr>
          <w:ilvl w:val="0"/>
          <w:numId w:val="1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说服与论证：当新的情境出现，或旧的规范受到挑战时，人们会通过说服和论证来进行观念交换。一个阵营成员可能会论证，某种新的狩猎策略比旧的更有效；一个社会改革家可能会雄辩地指出，某种传统习俗（如奴隶制）是不道德的。这种理性的交锋，是推动观念演变和共识更新的重要动力。</w:t>
      </w:r>
    </w:p>
    <w:p w14:paraId="48CA3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C1CB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三种机制的持续互动，一个社群内部会逐渐形成一个关于世界「是什么」（事实共识）和「应该是什么」（价值共识）的观念生态系统。这个生态系统就像一个引力场，会潜移默化地塑造着每一个身处其中的个体的思想和行为。个体既是这个观念生态的产物，也是其共同的创造者。</w:t>
      </w:r>
    </w:p>
    <w:p w14:paraId="248F3E7E">
      <w:pPr>
        <w:pStyle w:val="6"/>
        <w:bidi w:val="0"/>
        <w:rPr>
          <w:rFonts w:hint="eastAsia" w:ascii="宋体" w:hAnsi="宋体" w:eastAsia="宋体" w:cs="宋体"/>
          <w:lang w:val="en-US" w:eastAsia="zh-CN"/>
        </w:rPr>
      </w:pPr>
      <w:r>
        <w:rPr>
          <w:rFonts w:hint="eastAsia" w:ascii="宋体" w:hAnsi="宋体" w:eastAsia="宋体" w:cs="宋体"/>
          <w:lang w:val="en-US" w:eastAsia="zh-CN"/>
        </w:rPr>
        <w:t>分歧博弈：在冲突中寻找均衡</w:t>
      </w:r>
    </w:p>
    <w:p w14:paraId="0F2D90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观念交换的过程并非总是和谐的。由于个体和群体的利益、立场、认知水平各不相同，分歧是社会互动的常态。当分歧出现时，社会就进入了博弈（Game）的状态。每一个参与者，都需要在考虑他人可能行为的前提下，选择自己的最优策略。而社会规范，在很大程度上就是从这些反复进行的博弈中，沉淀下来的「均衡解」（Equilibrium Solution）。</w:t>
      </w:r>
    </w:p>
    <w:p w14:paraId="6B3680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B942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博弈论为此提供了强大的分析工具。以经典的「囚徒困境」为例，两个被隔离审讯的囚犯，如果都选择背叛对方，其结果将是两败俱伤（都获刑较长）；如果都选择合作（保持沉默），结果将是双赢（都获刑很短）。但从个体理性出发，无论对方作何选择，「背叛」都是自己的最优策略。这个模型深刻地揭示了，在缺乏信任和沟通机制的情况下，个体理性如何导致集体非理性的悲剧。</w:t>
      </w:r>
    </w:p>
    <w:p w14:paraId="37E463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FD53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而社会规范的诞生，正是为了走出「囚徒困境」。</w:t>
      </w:r>
    </w:p>
    <w:p w14:paraId="1FD78A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FFB36A">
      <w:pPr>
        <w:numPr>
          <w:ilvl w:val="0"/>
          <w:numId w:val="19"/>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复博弈与声誉机制：在一个长期的社群关系中，博弈不是一次性的，而是重复的。这次你背叛了我，下次我就会报复你。因此，维持一个「值得信赖」的声誉，就变得至关重要。对「背信弃义者」的惩罚（如被社群排斥），和对「信守承诺者」的奖励（如获得更多的合作机会），构成了最原始的社会规范。这种基于互惠和声誉的机制，使得「合作」在长期来看，成为了比「背叛」更优的策略。</w:t>
      </w:r>
    </w:p>
    <w:p w14:paraId="1686C0AA">
      <w:pPr>
        <w:numPr>
          <w:ilvl w:val="0"/>
          <w:numId w:val="19"/>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协调博弈与焦点（Focal Point）：许多社会规范的形成，是为了解决协调问题。例如，所有人都同意汽车应该靠道路的同一侧行驶，但到底是靠左还是靠右？这个问题本身没有绝对的优劣之分，关键在于所有人必须选择同一个。诺贝尔奖得主托马斯·谢林提出的「焦点」理论指出，在没有明确沟通的情况下，人们会倾向于选择那个最突出、最自然、最容易被想到的选项。比如，在城市里约会，人们可能会不约而同地选择最著名的地标作为会面地点。许多习俗和惯例，其最初的起源可能就是某个偶然的「焦点」，一旦被大家所遵循，它就固化为了一个协调规范。</w:t>
      </w:r>
    </w:p>
    <w:p w14:paraId="3BC8F135">
      <w:pPr>
        <w:numPr>
          <w:ilvl w:val="0"/>
          <w:numId w:val="19"/>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博弈与强制规范：在利益存在根本性冲突的分配博弈中，共识的形成往往不是通过自愿协调，而是通过权力的较量。在猎物分配的例子中，最强壮的猎手或最有智慧的长者，可能会利用其优势地位，将对自己有利的分配方案，强制性地推行给整个社群。这种由优势方制定的规则，虽然可能并非对所有人都最优，但由于挑战它的成本过高，它依然可能成为一个稳定的均衡。这种基于权力的强制规范，是法律和政治制度的雏形。</w:t>
      </w:r>
    </w:p>
    <w:p w14:paraId="1DBF09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F8A0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综上所述，社会共识的涌现，是一个「观念」与「利益」、「说服」与「强制」相互交织的复杂过程。它既有基于互惠和信任的自愿合作，也有基于权力和威胁的强制服从。它既是文化观念的缓慢沉淀，也是社会力量的激烈博弈。正是从这种看似混乱的微观互动中，一个宏观的、相对稳定的规范结构开始浮现，为社会秩序的最终「落地」准备好了基础。</w:t>
      </w:r>
    </w:p>
    <w:p w14:paraId="7DDEFD79">
      <w:pPr>
        <w:pStyle w:val="5"/>
        <w:bidi w:val="0"/>
        <w:rPr>
          <w:rFonts w:hint="eastAsia" w:ascii="宋体" w:hAnsi="宋体" w:eastAsia="宋体" w:cs="宋体"/>
          <w:lang w:val="en-US" w:eastAsia="zh-CN"/>
        </w:rPr>
      </w:pPr>
      <w:r>
        <w:rPr>
          <w:rFonts w:hint="eastAsia" w:ascii="宋体" w:hAnsi="宋体" w:eastAsia="宋体" w:cs="宋体"/>
          <w:lang w:val="en-US" w:eastAsia="zh-CN"/>
        </w:rPr>
        <w:t>凝固的机制：制度化与路径依赖</w:t>
      </w:r>
    </w:p>
    <w:p w14:paraId="1E013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观念交换和分歧博弈是社会共识的「化学反应」过程，那么制度化（Institutionalization）就是将这些反应的产物进行「结晶」和「固化」的过程。制度化是将那些流动的、非正式的群体规范，转化为稳定的、可预期的、具有强制力的社会结构的关键一步。这个过程一旦完成，社会秩序就获得了强大的生命力和惯性，甚至能够反过来深刻地塑造其创造者。</w:t>
      </w:r>
    </w:p>
    <w:p w14:paraId="29D64206">
      <w:pPr>
        <w:pStyle w:val="6"/>
        <w:bidi w:val="0"/>
        <w:rPr>
          <w:rFonts w:hint="eastAsia" w:ascii="宋体" w:hAnsi="宋体" w:eastAsia="宋体" w:cs="宋体"/>
          <w:lang w:val="en-US" w:eastAsia="zh-CN"/>
        </w:rPr>
      </w:pPr>
      <w:r>
        <w:rPr>
          <w:rFonts w:hint="eastAsia" w:ascii="宋体" w:hAnsi="宋体" w:eastAsia="宋体" w:cs="宋体"/>
          <w:lang w:val="en-US" w:eastAsia="zh-CN"/>
        </w:rPr>
        <w:t>制度化的三重维度</w:t>
      </w:r>
    </w:p>
    <w:p w14:paraId="1ECAE8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制度化并非一个单一的事件，而是一个多维度的过程，我们可以从认知、规范和规制三个层面来理解。</w:t>
      </w:r>
    </w:p>
    <w:p w14:paraId="518302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5B1CDC">
      <w:pPr>
        <w:pStyle w:val="7"/>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认知维度：从「可选」到「当然」——合法性的建构</w:t>
      </w:r>
    </w:p>
    <w:p w14:paraId="3E524F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的第一步，也是最深刻的一步，是让一个规则或结构在人们的头脑中变得「理所当然」（taken-for-granted）。它不再被看作是众多可能性中的一种人为选择，而是被感知为世界的「自然秩序」的一部分。这个过程，就是社会学家彼得·伯格和托马斯·卢克曼所说的「合法化」（Legitimation）。</w:t>
      </w:r>
    </w:p>
    <w:p w14:paraId="6D651A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67515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神话与宗教的论证</w:t>
      </w:r>
    </w:p>
    <w:p w14:paraId="75AE93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在传统社会，最强大的合法化工具是神话和宗教。一个分配制度，如果被解释为「神的旨意」或「祖先的规定」，它就获得了超越性的、不容置疑的权威。挑战这个制度，就等于挑战整个宇宙的秩序。</w:t>
      </w:r>
    </w:p>
    <w:p w14:paraId="7DA4A5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A4BB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「自然」与「科学」的论证</w:t>
      </w:r>
    </w:p>
    <w:p w14:paraId="32BFC958">
      <w:pPr>
        <w:snapToGrid/>
        <w:spacing w:beforeAutospacing="0" w:afterAutospacing="0" w:line="288" w:lineRule="auto"/>
        <w:ind w:left="0" w:leftChars="0" w:right="0" w:rightChars="0" w:firstLine="482" w:firstLineChars="0"/>
        <w:jc w:val="both"/>
        <w:rPr>
          <w:ins w:id="0" w:author="冯七" w:date="2025-10-17T15:23:26Z"/>
          <w:rFonts w:hint="eastAsia" w:ascii="宋体" w:hAnsi="宋体" w:eastAsia="宋体" w:cs="宋体"/>
          <w:sz w:val="24"/>
          <w:lang w:val="en-US" w:eastAsia="zh-CN"/>
        </w:rPr>
      </w:pPr>
      <w:r>
        <w:rPr>
          <w:rFonts w:hint="eastAsia" w:ascii="宋体" w:hAnsi="宋体" w:eastAsia="宋体" w:cs="宋体"/>
          <w:sz w:val="24"/>
          <w:lang w:val="en-US" w:eastAsia="zh-CN"/>
        </w:rPr>
        <w:t>在现代社会，科学话语取代了宗教，成为合法化的主要来源。某些社会不平等，可能会被解释为基于基因或智商的「自然差异」；某种市场经济模式，可能会被论证为符合「客观经济规律」的唯一高效模式。通过诉诸「自然」或「科学」，人为建构的社会安排，被巧妙地伪装成了不可抗拒的客观事实。</w:t>
      </w:r>
    </w:p>
    <w:p w14:paraId="2C5E16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F4018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传统的惯性</w:t>
      </w:r>
    </w:p>
    <w:p w14:paraId="006E98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「事情一直就是这样的」，这是最常见也最有效的合法化说辞。一个制度存在得越久，人们就越倾向于不假思索地接受它。它的合法性，不再需要复杂的论证，而仅仅来自于其自身的「存在」。</w:t>
      </w:r>
    </w:p>
    <w:p w14:paraId="4B70BE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41F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当一个制度在认知层面被完全合法化之后，人们遵守它，甚至不再是因为害怕惩罚，而仅仅是因为他们「无法想象还能有别的做法」。这是最深刻的控制，因为它将外部的规训，内化为了个体的自我认知。</w:t>
      </w:r>
    </w:p>
    <w:p w14:paraId="725A18C6">
      <w:pPr>
        <w:pStyle w:val="7"/>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规范维度：从「惯例」到「应该」——社会压力的形成</w:t>
      </w:r>
    </w:p>
    <w:p w14:paraId="4302D9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的第二个维度，是为规则注入道德和情感的约束力。它不仅告诉人们「事实是什么」，更告诉他们「应该怎么做」和「不应该怎么做」。违反规范，将不仅仅是「不划算」的，更是「可耻的」、「不道德的」。</w:t>
      </w:r>
    </w:p>
    <w:p w14:paraId="0895B2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263FF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社会赞许与排斥</w:t>
      </w:r>
    </w:p>
    <w:p w14:paraId="5B4FA1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遵守规范的行为，会得到群体的赞扬、尊敬和接纳；违反规范的行为，则会招致鄙视、嘲笑、羞辱甚至排斥。这种对社会归属感的渴望和对被排斥的恐惧，是强大的行为驱动力。</w:t>
      </w:r>
    </w:p>
    <w:p w14:paraId="4E06F8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0D4E4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内疚与羞耻感</w:t>
      </w:r>
    </w:p>
    <w:p w14:paraId="5B3AD8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社会化过程，外部的规范压力被个体内化为良心、荣誉感等内在情感机制。当一个人违反了自己所认同的社会规范时，即便没有外部惩罚，他/她也可能会体验到强烈的内疚或羞耻感。这种「内在的自我判罚」，是规范得以有效运行的重要保障。</w:t>
      </w:r>
    </w:p>
    <w:p w14:paraId="112C4F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AC7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例如，「排队」这个简单的社会秩序。我们遵守它，部分原因可能是害怕被他人指责（外部规范压力），但更深层的原因是，我们已经内化了「插队是可耻的」这一观念，违反它会让我们自己感到不舒服。</w:t>
      </w:r>
    </w:p>
    <w:p w14:paraId="0206237D">
      <w:pPr>
        <w:pStyle w:val="7"/>
        <w:numPr>
          <w:ilvl w:val="0"/>
          <w:numId w:val="20"/>
        </w:numPr>
        <w:bidi w:val="0"/>
        <w:rPr>
          <w:rFonts w:hint="eastAsia" w:ascii="宋体" w:hAnsi="宋体" w:eastAsia="宋体" w:cs="宋体"/>
          <w:lang w:val="en-US" w:eastAsia="zh-CN"/>
        </w:rPr>
      </w:pPr>
      <w:r>
        <w:rPr>
          <w:rFonts w:hint="eastAsia" w:ascii="宋体" w:hAnsi="宋体" w:eastAsia="宋体" w:cs="宋体"/>
          <w:lang w:val="en-US" w:eastAsia="zh-CN"/>
        </w:rPr>
        <w:t>规制维度：从「默契」到「法典」——强制力的保障</w:t>
      </w:r>
    </w:p>
    <w:p w14:paraId="0270E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制度化的第三个维度，也是最外显、最强制的一个层面，是通过明确的规则、法律和正式的奖惩系统，来保障秩序的执行。这是国家和正式组织（如公司、学校）的主要运作方式。</w:t>
      </w:r>
    </w:p>
    <w:p w14:paraId="0A4A9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55585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规则的成文化</w:t>
      </w:r>
    </w:p>
    <w:p w14:paraId="62CB06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将非正式的默契和惯例，明确地写成法律条文、公司章程、技术标准等。这使得规则的含义更加清晰，减少了模糊和争议的空间。</w:t>
      </w:r>
    </w:p>
    <w:p w14:paraId="0D699F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6BBF4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专门化的执行机构</w:t>
      </w:r>
    </w:p>
    <w:p w14:paraId="61C2E6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建立警察、法庭、监狱、监管部门等专门的机构，来监督规则的遵守，并对违反者进行系统性的、程序化的惩罚。</w:t>
      </w:r>
    </w:p>
    <w:p w14:paraId="639C9A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6E5AB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正式的奖惩体系</w:t>
      </w:r>
    </w:p>
    <w:p w14:paraId="480327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设计明确的奖励（如升职、加薪、荣誉称号）和惩罚（如罚款、监禁、开除）措施，来激励合规行为，抑制违规行为。</w:t>
      </w:r>
    </w:p>
    <w:p w14:paraId="3684DE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A2DE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规制维度为社会秩序提供了最终的「兜底」保障。当认知上的「理所当然」和规范上的「道德约束」都失效时，国家暴力等强制性力量将登场，确保秩序不至崩溃。</w:t>
      </w:r>
    </w:p>
    <w:p w14:paraId="54D0DD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0A8D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这三个维度——认知的合法性、规范的社会压力、规制的强制力——共同构成立体的制度化框架。一个成熟而稳定的社会秩序，正是在这三个维度上都实现了高度「凝固」的共识。</w:t>
      </w:r>
    </w:p>
    <w:p w14:paraId="4FFF7B6D">
      <w:pPr>
        <w:pStyle w:val="6"/>
        <w:bidi w:val="0"/>
        <w:rPr>
          <w:rFonts w:hint="eastAsia" w:ascii="宋体" w:hAnsi="宋体" w:eastAsia="宋体" w:cs="宋体"/>
          <w:lang w:val="en-US" w:eastAsia="zh-CN"/>
        </w:rPr>
      </w:pPr>
      <w:r>
        <w:rPr>
          <w:rFonts w:hint="eastAsia" w:ascii="宋体" w:hAnsi="宋体" w:eastAsia="宋体" w:cs="宋体"/>
          <w:lang w:val="en-US" w:eastAsia="zh-CN"/>
        </w:rPr>
        <w:t>路径依赖：历史的沉重锁链</w:t>
      </w:r>
    </w:p>
    <w:p w14:paraId="36E14A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一旦一个共识通过制度化被「凝固」下来，它就会表现出一种强大的路径依赖（Path Dependence）特性。这意味着，一个制度或秩序一旦形成，它就会自我强化，并锁定未来的发展方向，即便导致其最初形成的那些条件早已不复存在。历史的选择，会像一条沉重的锁链，将我们束缚在某条特定的轨道上。</w:t>
      </w:r>
    </w:p>
    <w:p w14:paraId="22CC98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F18F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路径依赖的形成机制</w:t>
      </w:r>
    </w:p>
    <w:p w14:paraId="0260367E">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昂的转换成本：改变一个既有的制度，往往需要付出巨大的经济、政治和心理成本。例如，QWERTY键盘布局最初是为了减慢打字速度、防止老式打字机卡键而设计的，它远非最高效的键盘布局。但今天，要想让全球数十亿用户都转向一个更高效的新布局，其所需要的培训成本、设备更换成本和习惯改变成本，是难以想象的。因此，我们就被「锁定」在了这条并非最优的「路径」上。</w:t>
      </w:r>
    </w:p>
    <w:p w14:paraId="2C70B1F6">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既得利益者的阻挠：任何一个稳定的秩序，都会催生出一个围绕其生存的既得利益集团。这个集团会从现行制度中获得权力、财富或地位，因此他们会成为变革最坚定的反对者。例如，一个依赖化石能源的工业体系，会创造出强大的石油公司、煤炭工会和相关产业集群，他们会动用其巨大的经济和政治影响力，去阻挠向新能源体系的转型。</w:t>
      </w:r>
    </w:p>
    <w:p w14:paraId="35DB12AD">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与文化的惯性：制度不仅塑造行为，更塑造思维。长期生活在某种制度下的人们，会将其视为「正常」和「自然」的，并围绕其发展出一整套相适应的文化、技能和生活方式。这使得他们很难去想象和适应一种全新的制度安排。这种认知上的锁定，往往是比经济成本和政治阻力更难克服的变革障碍。</w:t>
      </w:r>
    </w:p>
    <w:p w14:paraId="5EA310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159C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路径依赖解释了为什么社会秩序会表现出如此强大的稳定性和延续性，为什么历史变革往往是困难而缓慢的。它像一个「棘轮效应」，使得社会演进的齿轮更容易朝一个方向转动，而难以逆转。这个「凝固」的秩序，为我们提供了宝贵的确定性，让我们免于时刻面对无穷选择的焦虑。但代价是，我们也可能因此错过了通往一个更好、更优的「他者实在」的岔路口。</w:t>
      </w:r>
    </w:p>
    <w:p w14:paraId="12857473">
      <w:pPr>
        <w:pStyle w:val="5"/>
        <w:bidi w:val="0"/>
        <w:rPr>
          <w:rFonts w:hint="eastAsia" w:ascii="宋体" w:hAnsi="宋体" w:eastAsia="宋体" w:cs="宋体"/>
          <w:lang w:val="en-US" w:eastAsia="zh-CN"/>
        </w:rPr>
      </w:pPr>
      <w:r>
        <w:rPr>
          <w:rFonts w:hint="eastAsia" w:ascii="宋体" w:hAnsi="宋体" w:eastAsia="宋体" w:cs="宋体"/>
          <w:lang w:val="en-US" w:eastAsia="zh-CN"/>
        </w:rPr>
        <w:t>秩序的悖论：稳定与压抑的共生</w:t>
      </w:r>
    </w:p>
    <w:p w14:paraId="164F2F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完整地描绘了社会秩序从流动的共识建构，到凝固的制度化存在的全过程。现在，我们必须直面这个过程所内含的深刻悖论：秩序的建立，在本质上是一个「赋能」与「限能」共生的过程。它在提供稳定性的同时，必然伴随着对可能性的压抑。</w:t>
      </w:r>
    </w:p>
    <w:p w14:paraId="55582168">
      <w:pPr>
        <w:pStyle w:val="6"/>
        <w:bidi w:val="0"/>
        <w:rPr>
          <w:rFonts w:hint="eastAsia" w:ascii="宋体" w:hAnsi="宋体" w:eastAsia="宋体" w:cs="宋体"/>
          <w:lang w:val="en-US" w:eastAsia="zh-CN"/>
        </w:rPr>
      </w:pPr>
      <w:r>
        <w:rPr>
          <w:rFonts w:hint="eastAsia" w:ascii="宋体" w:hAnsi="宋体" w:eastAsia="宋体" w:cs="宋体"/>
          <w:lang w:val="en-US" w:eastAsia="zh-CN"/>
        </w:rPr>
        <w:t>赋能的框架：确定性的价值</w:t>
      </w:r>
    </w:p>
    <w:p w14:paraId="7EA1B8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我们必须首先充分肯定秩序的正面价值。一个稳定、可预测的社会秩序，是人类文明得以发展的基石。</w:t>
      </w:r>
    </w:p>
    <w:p w14:paraId="08F862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EDDDB4">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降低交易成本：当产权得到法律保护，合同能够被有效执行时，人们才敢于进行长期的投资和复杂的交易。一个可信的法律和货币体系，极大地降低了社会经济活动的「交易成本」，从而释放出巨大的生产力。</w:t>
      </w:r>
    </w:p>
    <w:p w14:paraId="1D62AA7B">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促进专业化分工：在一个有秩序的社会里，个体不必将所有精力都用于自我防卫和基本生存。他们可以安心地进行专业化的学习和工作，因为他们相信，社会秩序会保障他们的安全，并让他们能够通过市场交换来满足其他需求。这使得人类知识和技能的深度积累成为可能。</w:t>
      </w:r>
    </w:p>
    <w:p w14:paraId="129EA4C0">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身份认同与意义感：文化传统、社群归属、国家认同等秩序形式，为个体提供了超越于其生物性存在的「身份」，回答了「我是谁」、「我从哪里来」、「我该如何生活」等根本性问题。它将有限的个体生命，嵌入一个更宏大的、跨越时空的历史叙事之中，从而赋予其意义感和价值感。</w:t>
      </w:r>
    </w:p>
    <w:p w14:paraId="76820D21">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实现大规模协作：从修建水利工程到运营一个现代国家，所有大规模的人类协作，都必须依赖于一个共享的规则和权威体系。秩序是将亿万个分散的个体力量，整合为能够改造世界的集体力量的「操作系统」。</w:t>
      </w:r>
    </w:p>
    <w:p w14:paraId="0397C4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B3F0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可以说，没有秩序的「凝固」，人类将永远停留在小规模的、朝不保夕的原始阵营状态。我们今天所享有的一切文明成果，都建立在这个「有限确定性」的地基之上。</w:t>
      </w:r>
    </w:p>
    <w:p w14:paraId="3736C246">
      <w:pPr>
        <w:pStyle w:val="6"/>
        <w:bidi w:val="0"/>
        <w:rPr>
          <w:rFonts w:hint="eastAsia" w:ascii="宋体" w:hAnsi="宋体" w:eastAsia="宋体" w:cs="宋体"/>
          <w:lang w:val="en-US" w:eastAsia="zh-CN"/>
        </w:rPr>
      </w:pPr>
      <w:r>
        <w:rPr>
          <w:rFonts w:hint="eastAsia" w:ascii="宋体" w:hAnsi="宋体" w:eastAsia="宋体" w:cs="宋体"/>
          <w:lang w:val="en-US" w:eastAsia="zh-CN"/>
        </w:rPr>
        <w:t>限能的囚笼：可能性的丧失</w:t>
      </w:r>
    </w:p>
    <w:p w14:paraId="437687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硬币的另一面是，任何「确定性」的建立，都必然是以对其他「可能性」的排斥为代价的。当一个共识被制度化为唯一的「正确」秩序时，所有与之不同的生活方式、思想观念和行为模式，都可能被边缘化、污名化甚至被暴力清除。</w:t>
      </w:r>
    </w:p>
    <w:p w14:paraId="2789FC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5F0D12">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范的暴力：社会规范在确立「正常」的同时，也必然定义了「异常」。那些在性别气质、性取向、生活选择上不符合主流规范的个体，会承受巨大的社会压力，他们的存在本身，就构成了对「凝固」秩序的挑战。</w:t>
      </w:r>
    </w:p>
    <w:p w14:paraId="356F9CED">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法律的排斥：法律在保护一部分人权利的同时，也可能剥夺另一部分人的权利。历史上，无数的法律都曾将奴隶、妇女、少数族裔等群体，排除在「完整的人」的范畴之外，合法地对他们进行压迫。</w:t>
      </w:r>
    </w:p>
    <w:p w14:paraId="74FDCA5A">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的同化：一个强大的主流文化，会通过教育、媒体等渠道，将其自身的价值观和叙事，塑造成普适的、唯一的标准。这往往会导致对少数族裔文化、地方性知识和非主流艺术形式的侵蚀和同化，造成人类文化多样性的巨大损失。</w:t>
      </w:r>
    </w:p>
    <w:p w14:paraId="1DCAE039">
      <w:pPr>
        <w:numPr>
          <w:ilvl w:val="0"/>
          <w:numId w:val="22"/>
        </w:numPr>
        <w:snapToGrid/>
        <w:spacing w:beforeAutospacing="0" w:afterAutospacing="0" w:line="288" w:lineRule="auto"/>
        <w:ind w:left="420" w:leftChars="0" w:right="0" w:rightChars="0" w:hanging="42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的僵化：路径依赖使得一个曾经「适应」环境的制度，在环境变化后，可能变成阻碍社会发展的「桎梏」。既得利益集团和大众的认知惯性，会使得必要的改革变得异常艰难，最终可能导致整个社会的停滞甚至崩溃。</w:t>
      </w:r>
    </w:p>
    <w:p w14:paraId="504C8C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0B01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这个悖论，是所有社会都必须面对的永恒困境。秩序太少，社会将陷入混乱与冲突的「霍布斯丛林」；秩序太多，社会将陷入僵化与压抑的「奥威尔农场」。</w:t>
      </w:r>
    </w:p>
    <w:p w14:paraId="556E5906">
      <w:pPr>
        <w:pStyle w:val="5"/>
        <w:bidi w:val="0"/>
        <w:rPr>
          <w:rFonts w:hint="eastAsia" w:ascii="宋体" w:hAnsi="宋体" w:eastAsia="宋体" w:cs="宋体"/>
          <w:lang w:val="en-US" w:eastAsia="zh-CN"/>
        </w:rPr>
      </w:pPr>
      <w:r>
        <w:rPr>
          <w:rFonts w:hint="eastAsia" w:ascii="宋体" w:hAnsi="宋体" w:eastAsia="宋体" w:cs="宋体"/>
          <w:lang w:val="en-US" w:eastAsia="zh-CN"/>
        </w:rPr>
        <w:t>结论：在凝固的世界中寻找裂缝</w:t>
      </w:r>
    </w:p>
    <w:p w14:paraId="3223FD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旅程，带领我们见证了社会秩序这一宏伟建构的诞生。我们看到，它源于微观层面无数个体间的观念交换与分歧博弈；通过认知、规范、规制三个维度的制度化，这些流动的共识被「凝固」为坚实的社会结构；而路径依赖的机制，则赋予了这凝固的秩序以强大的历史惯性。</w:t>
      </w:r>
    </w:p>
    <w:p w14:paraId="63BA42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D944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最终，我们抵达了秩序的核心悖论：它既是人类文明得以存续和发展的赋能框架，也是一个排斥差异、压抑可能性的限能囚笼。稳定与压抑，是一对共生的双生子。</w:t>
      </w:r>
    </w:p>
    <w:p w14:paraId="4CB7D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161A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理解这一点，对于我们作为「主动的实在建构者」至关重要。它要求我们对任何既有的社会秩序，都保持一种「批判性的尊重」。</w:t>
      </w:r>
    </w:p>
    <w:p w14:paraId="39DFA3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3CC8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尊重，是因为我们认识到秩序的来之不易，理解其在提供稳定性和可预测性上的巨大价值。我们不应轻率地、浪漫地鼓吹对一切秩序的彻底颠覆，因为那很可能打开通往混乱的潘多拉魔盒。</w:t>
      </w:r>
    </w:p>
    <w:p w14:paraId="374FC6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4A24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批判，是因为我们认识到任何秩序都只是一种「降维建构」，是众多可能性中的一种「暂时锁定」。它必然带有其创造者的「主体印记」，必然排斥了其他的可能性，也必然会在时间的长河中逐渐变得不合时宜。</w:t>
      </w:r>
    </w:p>
    <w:p w14:paraId="47C1D2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9835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因此，一个成熟的社会参与者，其任务不是在「绝对的秩序」和「绝对的自由」之间做出非此即彼的选择。他的任务，是在这个已然「凝固」的世界中，去寻找和创造「裂缝」。</w:t>
      </w:r>
    </w:p>
    <w:p w14:paraId="4F78F4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E913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裂缝」，可能是对某个不公正法律的挑战，可能是对某种僵化传统的质疑，可能是对一种被遗忘的文化价值的重新发掘，也可能是一种全新的、不被主流所理解的生活方式的实践。正是这些「裂缝」，让光能够透进凝固的结构，让新鲜的空气得以流通，让新的可能性得以萌芽。它们是防止社会秩序从一个有生命的「适应性稳态结构」，彻底僵化为一座冰冷「坟墓」的希望所在。</w:t>
      </w:r>
    </w:p>
    <w:p w14:paraId="4AF815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EC1E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谁有权定义秩序？谁的共识成为了「我们的」共识？在秩序的凝固过程中，一部分人「收敛可能性」的能力，为何会系统性地强于另一部分人？这个「凝固」的过程，是否本身就是一个深刻的权力不对称的产物？</w:t>
      </w:r>
    </w:p>
    <w:p w14:paraId="32D530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1E50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问题的答案，将我们直接引向本书第三部分，也是整个社会哲学批判的核心——第八章：评估的枷锁：在确定性中被剥夺的权力。在那里，我们将揭示，在凝固的秩序表象之下，隐藏着一条深刻的、决定着我们每个人命运的权力差序链条。</w:t>
      </w:r>
    </w:p>
    <w:p w14:paraId="1D2E00D6">
      <w:pPr>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36" w:name="_Toc1068421537"/>
      <w:bookmarkStart w:id="37" w:name="_Toc1030861732"/>
      <w:r>
        <w:rPr>
          <w:rFonts w:hint="eastAsia" w:ascii="宋体" w:hAnsi="宋体" w:eastAsia="宋体" w:cs="宋体"/>
          <w:lang w:val="en-US" w:eastAsia="zh-CN"/>
        </w:rPr>
        <w:t>第八章 评估的枷锁：在确定性中被剥夺的权力</w:t>
      </w:r>
      <w:bookmarkEnd w:id="36"/>
      <w:bookmarkEnd w:id="37"/>
    </w:p>
    <w:p w14:paraId="795A6B91">
      <w:pPr>
        <w:pStyle w:val="5"/>
        <w:bidi w:val="0"/>
        <w:rPr>
          <w:rFonts w:hint="eastAsia" w:ascii="宋体" w:hAnsi="宋体" w:eastAsia="宋体" w:cs="宋体"/>
          <w:lang w:val="en-US" w:eastAsia="zh-CN"/>
        </w:rPr>
      </w:pPr>
      <w:r>
        <w:rPr>
          <w:rFonts w:hint="eastAsia" w:ascii="宋体" w:hAnsi="宋体" w:eastAsia="宋体" w:cs="宋体"/>
          <w:lang w:val="en-US" w:eastAsia="zh-CN"/>
        </w:rPr>
        <w:t>引言：谁来定义「价值」？</w:t>
      </w:r>
    </w:p>
    <w:p w14:paraId="42D3DC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中，我们见证了社会秩序如何从流动的共识「凝固」为坚实的制度。这个过程为人类社会带来了宝贵的稳定性和可预测性。然而，在这幅看似中立、客观的宏大图景之下，我们必须提出一个更尖锐、更根本的问题：这个「共识」是谁的共识？在秩序「凝固」的过程中，是什么决定了其最终的形态？</w:t>
      </w:r>
    </w:p>
    <w:p w14:paraId="4D59FD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12CF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答案隐藏在一个看似简单，却拥有定义世界力量的行为之中——评估（Evaluation）。</w:t>
      </w:r>
    </w:p>
    <w:p w14:paraId="2FFD00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4929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即判断「价值」（Value）的行为。这里的「价值」，是广义的，它不仅包括经济上的价格，更涵盖了道德上的善恶、社会地位上的高低、知识上的真伪、审美上的美丑，乃至个人生活中的成败。我们无时无刻不在进行评估：评估一件商品的价值，评估一个人的信誉，评估一条信息的真假，评估我们自身行为的意义。正是这些无数个微观的评估行为，汇聚成了宏观的社会价值体系，最终塑造了我们所处的社会秩序。</w:t>
      </w:r>
    </w:p>
    <w:p w14:paraId="427563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951E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理想的、对称的互动模型中，评估权是分散且对等的。买卖双方通过平等的协商来评估商品的价格；社群成员通过长期的互惠交往来相互评估彼此的信誉；真理在学者们自由的辩论中被评估和确立。在这种模型中，共识的形成是一个自下而上的、动态协商的建构过程。</w:t>
      </w:r>
    </w:p>
    <w:p w14:paraId="263A6A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0784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本书将要论证的核心批判点在于：人类社会秩序的凝固过程，在很大程度上伴随着一个评估权系统性地、不对称地向上集中的过程。优势主体（无论是基于权力、资本、技术还是知识）通过构建和垄断「评估体系」，将原本分散、对等的评估行为，转化为一种自上而下的、单向的认证与规训。</w:t>
      </w:r>
    </w:p>
    <w:p w14:paraId="171927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ED0C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这个过程，我们称之为「评估的异化」（Alienation of Evaluation）。「异化」在此处意指，评估行为脱离了其本源——即服务于价值发现和对称协商——变成了一种外在于个体、反过来支配个体的强制性力量。当评估权被少数主体所垄断时，他们就获得了定义「什么是好的」、「什么是有价值的」、「什么是成功的」的终极权力。而其他大多数人，则从价值的「共同创造者」，沦为了被评估体系所筛选、评判和塑造的「被评估者」。他们丧失了「一级评估权」，只能在优势群体预设的框架和标准内，进行被动的「二次评估」。</w:t>
      </w:r>
    </w:p>
    <w:p w14:paraId="07B003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4308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在凝固的确定性秩序中所付出的、常常被忽略的沉重代价。我们用「可用余量」的丧失，换取了秩序的稳定；我们用评估权的让渡，换取了看似高效的决策。这条「评估的枷锁」无声无息地束缚着我们的经济生活、科技体验、知识生产乃至最私密的自我认知。它在现代社会中，已经演变成一种比传统暴力和强制更为精微、也更为深刻的统治形式。</w:t>
      </w:r>
    </w:p>
    <w:p w14:paraId="019372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7299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本章将作为全书的批判核心，致力于系统地揭示这根枷锁的构造与运作机制。我们将不再停留在抽象的哲学思辨，而是深入当代社会的四个核心领域，通过详尽的案例分析，来解剖「评估异化」的具体形态：</w:t>
      </w:r>
    </w:p>
    <w:p w14:paraId="519A1F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4E90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在经济领域，我们将追溯评估权如何从面对面的市场交易，一步步转移到品牌、平台和抽象的金融资本手中。</w:t>
      </w:r>
    </w:p>
    <w:p w14:paraId="512EF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在科技领域，我们将分析算法和大数据如何通过信息垄断，构建起一个技术性的、看似中立却充满偏见的评估帝国。</w:t>
      </w:r>
    </w:p>
    <w:p w14:paraId="5F2EC0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在知识/学术领域，我们将批判量化考核指标（KPI）如何将求真这一复杂的智识追求，异化为一场追逐数字的游戏。</w:t>
      </w:r>
    </w:p>
    <w:p w14:paraId="5A4D4B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最后，在个人生活领域，我们将审视消费主义和社交媒体的「点赞文化」，如何使我们最核心的自我价值感，都变得依赖于外部的、量化的认可。</w:t>
      </w:r>
    </w:p>
    <w:p w14:paraId="65AA06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5D66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次跨领域的「X光透视」，我们旨在揭示一个共同的、令人不安的模式。我们希望读者在读完本章后，能够开始反思自己生活中那些看似天经地义的「评价标准」，并追问那个最重要的问题：是谁，在替我评估我的世界？</w:t>
      </w:r>
    </w:p>
    <w:p w14:paraId="3882E3CA">
      <w:pPr>
        <w:pStyle w:val="5"/>
        <w:bidi w:val="0"/>
        <w:rPr>
          <w:rFonts w:hint="eastAsia" w:ascii="宋体" w:hAnsi="宋体" w:eastAsia="宋体" w:cs="宋体"/>
          <w:lang w:val="en-US" w:eastAsia="zh-CN"/>
        </w:rPr>
      </w:pPr>
      <w:r>
        <w:rPr>
          <w:rFonts w:hint="eastAsia" w:ascii="宋体" w:hAnsi="宋体" w:eastAsia="宋体" w:cs="宋体"/>
          <w:lang w:val="en-US" w:eastAsia="zh-CN"/>
        </w:rPr>
        <w:t>案例一：经济领域——从价值协商到资本裁决</w:t>
      </w:r>
    </w:p>
    <w:p w14:paraId="1C93D8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活动，是社会中最基础、最频繁的价值评估场域。商品的价格、劳动的报酬、投资的回报，无一不是评估行为的产物。考察经济领域中评估权的变迁，最能清晰地揭示「评估异化」的历史轨迹。这个轨迹，大致可以分为三个阶段：前现代的对称协商，现代的品牌/中介垄断，以及后现代的平台/资本裁决。</w:t>
      </w:r>
    </w:p>
    <w:p w14:paraId="739D7BCE">
      <w:pPr>
        <w:pStyle w:val="6"/>
        <w:bidi w:val="0"/>
        <w:rPr>
          <w:rFonts w:hint="eastAsia" w:ascii="宋体" w:hAnsi="宋体" w:eastAsia="宋体" w:cs="宋体"/>
          <w:lang w:val="en-US" w:eastAsia="zh-CN"/>
        </w:rPr>
      </w:pPr>
      <w:r>
        <w:rPr>
          <w:rFonts w:hint="eastAsia" w:ascii="宋体" w:hAnsi="宋体" w:eastAsia="宋体" w:cs="宋体"/>
          <w:lang w:val="en-US" w:eastAsia="zh-CN"/>
        </w:rPr>
        <w:t>第一阶段：前现代市场中的对称评估</w:t>
      </w:r>
    </w:p>
    <w:p w14:paraId="6D7A8A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想象一个前现代的乡村集市。一个农民带着自己种的蔬菜，一个工匠带着自己做的椅子，来到市场上交易。在这个场景中，价值评估的过程具有高度的对称性和情境性。</w:t>
      </w:r>
    </w:p>
    <w:p w14:paraId="77B7D6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2A6B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此时的价格并非由某个外部权威预先设定，而是在买卖双方面对面的协商（Bargaining）中动态形成的。农民可以根据今天的天气、蔬菜的新鲜度、市场上其他卖家的多寡，来调整自己的报价。买家则可以根据自己的需求、对蔬菜质量的亲手检验（看、摸、闻），以及对农民信誉的了解，来进行还价。双方都拥有对等的「一级评估权」，最终的成交价，是双方评估结果达成的一个暂时性共识。</w:t>
      </w:r>
    </w:p>
    <w:p w14:paraId="54FED2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028D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商品的价值，与其生产者的人格、技艺和声誉紧密相连。人们购买的不仅是一把椅子，更是「老张」这位手艺精湛、童叟无欺的工匠的作品。劳动者的价值，体现在其具体的、可感知的劳动成果之中。价值评估是一个整体性的、嵌入在社会关系网络中的过程，而非对一个孤立商品的抽象计算。</w:t>
      </w:r>
    </w:p>
    <w:p w14:paraId="75C8D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5D2F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交易所需的信息，大多是地方性的、易于获取的。商品的质量可以通过感官直接判断，生产者的信誉则通过社群内的口碑传播。信息不对称的程度相对较低。</w:t>
      </w:r>
    </w:p>
    <w:p w14:paraId="08E451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711E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在这个模型中，评估权牢牢地掌握在交易的直接参与者——生产者和消费者——手中。市场，是一个充满活力的、自下而上的价值发现过程。</w:t>
      </w:r>
    </w:p>
    <w:p w14:paraId="5EF50138">
      <w:pPr>
        <w:pStyle w:val="6"/>
        <w:bidi w:val="0"/>
        <w:rPr>
          <w:rFonts w:hint="eastAsia" w:ascii="宋体" w:hAnsi="宋体" w:eastAsia="宋体" w:cs="宋体"/>
          <w:lang w:val="en-US" w:eastAsia="zh-CN"/>
        </w:rPr>
      </w:pPr>
      <w:r>
        <w:rPr>
          <w:rFonts w:hint="eastAsia" w:ascii="宋体" w:hAnsi="宋体" w:eastAsia="宋体" w:cs="宋体"/>
          <w:lang w:val="en-US" w:eastAsia="zh-CN"/>
        </w:rPr>
        <w:t>第二阶段：现代工业与品牌中介的评估权垄断</w:t>
      </w:r>
    </w:p>
    <w:p w14:paraId="02A8CC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随着工业革命和市场经济的扩张，上述田园诗般的对称评估模型被迅速打破。生产和消费在地理上和心理上被远远地分离开来。你喝的牛奶来自数千公里外的牧场，你穿的鞋子由你从未见过的工人制造。这种产销分离，导致了严重的信息不对称，从而为新型的「评估权垄断者」的出现，创造了历史机遇。</w:t>
      </w:r>
    </w:p>
    <w:p w14:paraId="4F44F5B2">
      <w:pPr>
        <w:pStyle w:val="7"/>
        <w:bidi w:val="0"/>
        <w:rPr>
          <w:rFonts w:hint="eastAsia" w:ascii="宋体" w:hAnsi="宋体" w:eastAsia="宋体" w:cs="宋体"/>
          <w:lang w:val="en-US" w:eastAsia="zh-CN"/>
        </w:rPr>
      </w:pPr>
      <w:r>
        <w:rPr>
          <w:rFonts w:hint="eastAsia" w:ascii="宋体" w:hAnsi="宋体" w:eastAsia="宋体" w:cs="宋体"/>
          <w:lang w:val="en-US" w:eastAsia="zh-CN"/>
        </w:rPr>
        <w:t>1. 品牌的兴起：从「产品」到「符号」的评估</w:t>
      </w:r>
    </w:p>
    <w:p w14:paraId="41FF1F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消费者无法再亲手检验商品的质量，无法再认识商品的生产者时，他们如何做出购买决策？品牌（Brand）应运而生，成为了这个问题的解决方案。可口可乐、福特汽车、索尼电器……这些品牌通过大规模的广告营销，向消费者做出了一种标准化的品质承诺。</w:t>
      </w:r>
    </w:p>
    <w:p w14:paraId="46CBC8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1FF9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者不再需要评估每一瓶可乐的具体质量，他们只需要评估「可口可乐」这个品牌符号的信誉。评估的对象，从具体的、物质性的产品，转移到了抽象的、符号性的品牌。生产商通过建立品牌，从无数匿名的生产者中脱颖而出，垄断了对其产品价值的定义权。</w:t>
      </w:r>
    </w:p>
    <w:p w14:paraId="74E737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051C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品牌的价值，不再仅仅是其物理功能，更多地来自于其所承载的文化含义、生活方式和情感联想。一双耐克鞋的售价，远高于其制造成本，多出来的部分，就是消费者为「Just Do It」这个品牌符号所代表的「运动精神」支付的「评估溢价」。价值评估，开始脱离物质实体，进入符号运作的领域。</w:t>
      </w:r>
    </w:p>
    <w:p w14:paraId="284F623E">
      <w:pPr>
        <w:pStyle w:val="7"/>
        <w:bidi w:val="0"/>
        <w:rPr>
          <w:rFonts w:hint="eastAsia" w:ascii="宋体" w:hAnsi="宋体" w:eastAsia="宋体" w:cs="宋体"/>
          <w:lang w:val="en-US" w:eastAsia="zh-CN"/>
        </w:rPr>
      </w:pPr>
      <w:r>
        <w:rPr>
          <w:rFonts w:hint="eastAsia" w:ascii="宋体" w:hAnsi="宋体" w:eastAsia="宋体" w:cs="宋体"/>
          <w:lang w:val="en-US" w:eastAsia="zh-CN"/>
        </w:rPr>
        <w:t>2. 第三方认证机构：评估的「专业化」</w:t>
      </w:r>
    </w:p>
    <w:p w14:paraId="04125A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更复杂的商品和服务（如药品、金融产品、专业服务），仅仅依靠品牌还不够。于是，各种第三方认证机构应运而生。政府的监管部门（如FDA）、行业的评级机构（如穆迪、标准普尔）、专业的媒体评论（如米其林餐厅指南），成为了新的评估权权威。</w:t>
      </w:r>
    </w:p>
    <w:p w14:paraId="73C605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BAE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普通人缺乏评估一种新药安全性和有效性的专业知识，于是他们将这个评估权让渡给了药监部门。药监部门的认证，成为了药品价值的最终裁决。评估权从分散的大众手中，集中到了少数「专家」和「机构」手中。</w:t>
      </w:r>
    </w:p>
    <w:p w14:paraId="27ED1C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A688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机构的评估，往往依赖于一套标准化的、量化的、去情境化的指标。一家餐厅的价值，被简化为米其林指南上的「星星」数量；一部电影的艺术价值，被量化为烂番茄/豆瓣网站上的「新鲜度/分数」。这种标准化评估虽然提升了效率，但也过滤掉了大量地方性的、个性化的价值维度。</w:t>
      </w:r>
    </w:p>
    <w:p w14:paraId="6BB981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E22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阶段，评估权已经发生了显著的异化。它从交易双方的直接互动，变成了由品牌和中介机构主导的、自上而下的单向认证。生产者和消费者的「一级评估权」被大大削弱，他们更多地是在这些权威给出的框架内，进行「二次评估」（选择相信哪个品牌，参考哪个评级）。</w:t>
      </w:r>
    </w:p>
    <w:p w14:paraId="28D2C4C5">
      <w:pPr>
        <w:pStyle w:val="6"/>
        <w:bidi w:val="0"/>
        <w:rPr>
          <w:rFonts w:hint="eastAsia" w:ascii="宋体" w:hAnsi="宋体" w:eastAsia="宋体" w:cs="宋体"/>
          <w:lang w:val="en-US" w:eastAsia="zh-CN"/>
        </w:rPr>
      </w:pPr>
      <w:r>
        <w:rPr>
          <w:rFonts w:hint="eastAsia" w:ascii="宋体" w:hAnsi="宋体" w:eastAsia="宋体" w:cs="宋体"/>
          <w:lang w:val="en-US" w:eastAsia="zh-CN"/>
        </w:rPr>
        <w:t>第三阶段：后现代平台与金融资本的终极裁决</w:t>
      </w:r>
    </w:p>
    <w:p w14:paraId="19EDCF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进入数字化和金融化的时代，评估权的异化达到了一个全新的、更为彻底的阶段。评估的权力，最终从品牌和实体中介，转移到了两个更抽象、更强大的主体手中：互联网平台和金融资本。</w:t>
      </w:r>
    </w:p>
    <w:p w14:paraId="7AAE5DDC">
      <w:pPr>
        <w:pStyle w:val="7"/>
        <w:numPr>
          <w:ilvl w:val="0"/>
          <w:numId w:val="23"/>
        </w:numPr>
        <w:bidi w:val="0"/>
        <w:rPr>
          <w:rFonts w:hint="eastAsia" w:ascii="宋体" w:hAnsi="宋体" w:eastAsia="宋体" w:cs="宋体"/>
          <w:lang w:val="en-US" w:eastAsia="zh-CN"/>
        </w:rPr>
      </w:pPr>
      <w:r>
        <w:rPr>
          <w:rFonts w:hint="eastAsia" w:ascii="宋体" w:hAnsi="宋体" w:eastAsia="宋体" w:cs="宋体"/>
          <w:lang w:val="en-US" w:eastAsia="zh-CN"/>
        </w:rPr>
        <w:t>平台经济：算法的「评估利维坦」</w:t>
      </w:r>
    </w:p>
    <w:p w14:paraId="101F1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亚马逊、淘宝、Uber、美团……这些互联网平台，已经成为当代经济生活的基础设施。它们通过垄断数据和匹配机制，构建起了一个前所未有的「评估利维坦」。</w:t>
      </w:r>
    </w:p>
    <w:p w14:paraId="365048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92E3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平台上，一个商品、一家餐厅、一个司机的价值，在根本上是由算法来评估和决定的。算法根据销量、用户评分、关键词匹配度、广告投入等无数个数据点，来决定其在搜索结果中的排名和曝光度。这个排名，直接决定了其生死。</w:t>
      </w:r>
    </w:p>
    <w:p w14:paraId="085255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4950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产者（商家）和消费者（用户）看似拥有了新的评估工具（设置价格、进行评分），但实际上，他们的所有行为，都在为平台算法这个「黑箱」免费提供数据燃料。商家为了获得更高的排名，必须不断地迎合算法的偏好（如刷单、购买流量）；消费者留下的每一个评分和评论，都被整合进算法，成为规训下一个商家和其他消费者的工具。他们看似在评估，实则在被算法所「评估」和「利用」。</w:t>
      </w:r>
    </w:p>
    <w:p w14:paraId="2111BB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CFB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商家可以拒绝入驻平台吗？理论上可以，但代价是失去绝大部分的潜在客户。一个消费者可以不依赖平台吗？可以，但代价是付出极高的信息搜索成本。平台通过其网络效应和数据垄断，创造了一种「强制自愿」的结构，使得所有参与者都不得不接受其评估体系的统治。</w:t>
      </w:r>
    </w:p>
    <w:p w14:paraId="7E966770">
      <w:pPr>
        <w:pStyle w:val="7"/>
        <w:numPr>
          <w:ilvl w:val="0"/>
          <w:numId w:val="23"/>
        </w:numPr>
        <w:bidi w:val="0"/>
        <w:rPr>
          <w:rFonts w:hint="eastAsia" w:ascii="宋体" w:hAnsi="宋体" w:eastAsia="宋体" w:cs="宋体"/>
          <w:lang w:val="en-US" w:eastAsia="zh-CN"/>
        </w:rPr>
      </w:pPr>
      <w:r>
        <w:rPr>
          <w:rFonts w:hint="eastAsia" w:ascii="宋体" w:hAnsi="宋体" w:eastAsia="宋体" w:cs="宋体"/>
          <w:lang w:val="en-US" w:eastAsia="zh-CN"/>
        </w:rPr>
        <w:t>金融资本：价值的终极抽象</w:t>
      </w:r>
    </w:p>
    <w:p w14:paraId="403037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如果说平台是对实体经济评估权的垄断，那么金融资本则是在一个更高的维度上，对所有价值进行终极评估的裁决者。</w:t>
      </w:r>
    </w:p>
    <w:p w14:paraId="0009A6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7C64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金融资本的逻辑下，一切皆可被定价、被打包、被交易。一家公司的价值，不再是其为社会创造的实际产品或服务，而是其在股票市场上的市值。一个国家的未来，被简化为主权信用评级机构给出的AAA或BB+。甚至个人的未来收入，都可以被打包成「人力资本」金融产品进行交易。</w:t>
      </w:r>
    </w:p>
    <w:p w14:paraId="47B737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3CEC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金融市场的评估，本质上是对未来现金流的贴现。它评估的不是「现在是什么」，而是「未来可能是什么」。这种评估具有强大的自我实现（Self-fulfilling）效应。当评级机构下调一个国家的信用评级时，资本就会恐慌性外逃，从而真的引发该国的经济危机。当风险投资公司认为某个商业模式「有前途」并注入巨资时，这家创业公司就真的获得了碾压竞争对手的资源，从而「实现」了其「前途」。</w:t>
      </w:r>
    </w:p>
    <w:p w14:paraId="7CB4DD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F4E5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一个企业、一个行业甚至一个国家的兴衰，在很大程度上取决于它能否获得金融资本的「青睐」。资本的流动，成为了对社会所有领域进行价值评估的「最终指挥」。那些能够产生短期、可量化回报的项目，会获得源源不断的资源；而那些具有长期、难以量化社会价值的项目（如基础科学研究、公共艺术），则可能因无法在资本市场上「证明」其价值而陷入困境。</w:t>
      </w:r>
    </w:p>
    <w:p w14:paraId="1AE8AF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CA6E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乡村集市的对称协商，到华尔街的资本裁决，我们看到了一条清晰的评估权异化轨迹。价值，从一个具体的、嵌入在社会关系中的、由生产者和消费者共同建构的属性，一步步被抽象化、去情境化、量化，最终变成了一个由算法和资本逻辑所定义的、外在于我们的冰冷数字。在这条链条的末端，绝大多数人已经彻底丧失了对自身经济活动进行一级评估的权力，我们都在一个被预先设定好的、巨大的评估矩阵中，扮演着被评判、被筛选、被定价的角色。</w:t>
      </w:r>
    </w:p>
    <w:p w14:paraId="28FE43AF">
      <w:pPr>
        <w:pStyle w:val="5"/>
        <w:bidi w:val="0"/>
        <w:rPr>
          <w:rFonts w:hint="eastAsia" w:ascii="宋体" w:hAnsi="宋体" w:eastAsia="宋体" w:cs="宋体"/>
          <w:lang w:val="en-US" w:eastAsia="zh-CN"/>
        </w:rPr>
      </w:pPr>
      <w:r>
        <w:rPr>
          <w:rFonts w:hint="eastAsia" w:ascii="宋体" w:hAnsi="宋体" w:eastAsia="宋体" w:cs="宋体"/>
          <w:lang w:val="en-US" w:eastAsia="zh-CN"/>
        </w:rPr>
        <w:t>案例二：科技领域——算法的全景敞视评估</w:t>
      </w:r>
    </w:p>
    <w:p w14:paraId="57B833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经济领域的评估异化是一部跨越数百年的漫长史诗，那么科技领域，尤其是数字技术和人工智能的崛起，则在短短数十年内，构建起了一个效率更高、渗透性更强、也更难以察觉的评估枷锁。这个枷锁的核心，就是算法。它通过对海量数据的垄断和处理，实现了一种福柯式的「全景敞视」（Panopticon）监控，将评估的权力，以前所未有的深度和广度，嵌入到我们日常生活的每一个缝隙之中。</w:t>
      </w:r>
    </w:p>
    <w:p w14:paraId="710ABB91">
      <w:pPr>
        <w:pStyle w:val="6"/>
        <w:bidi w:val="0"/>
        <w:rPr>
          <w:rFonts w:hint="eastAsia" w:ascii="宋体" w:hAnsi="宋体" w:eastAsia="宋体" w:cs="宋体"/>
          <w:lang w:val="en-US" w:eastAsia="zh-CN"/>
        </w:rPr>
      </w:pPr>
      <w:r>
        <w:rPr>
          <w:rFonts w:hint="eastAsia" w:ascii="宋体" w:hAnsi="宋体" w:eastAsia="宋体" w:cs="宋体"/>
          <w:lang w:val="en-US" w:eastAsia="zh-CN"/>
        </w:rPr>
        <w:t>社交媒体：注意力与认可的评估机器</w:t>
      </w:r>
    </w:p>
    <w:p w14:paraId="70C638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抖音、微博、小红书、Facebook……这些社交媒体平台，已经成为当代人社会交往和信息获取的核心场域。它们看似为我们提供了自由表达和连接的工具，但其商业模式的本质，决定了它们必然是一个精密的注意力评估与社会认可分配机器。</w:t>
      </w:r>
    </w:p>
    <w:p w14:paraId="2686EA05">
      <w:pPr>
        <w:pStyle w:val="7"/>
        <w:numPr>
          <w:ilvl w:val="0"/>
          <w:numId w:val="24"/>
        </w:numPr>
        <w:bidi w:val="0"/>
        <w:rPr>
          <w:rFonts w:hint="eastAsia" w:ascii="宋体" w:hAnsi="宋体" w:eastAsia="宋体" w:cs="宋体"/>
          <w:lang w:val="en-US" w:eastAsia="zh-CN"/>
        </w:rPr>
      </w:pPr>
      <w:r>
        <w:rPr>
          <w:rFonts w:hint="eastAsia" w:ascii="宋体" w:hAnsi="宋体" w:eastAsia="宋体" w:cs="宋体"/>
          <w:lang w:val="en-US" w:eastAsia="zh-CN"/>
        </w:rPr>
        <w:t>注意力的算法化评估</w:t>
      </w:r>
    </w:p>
    <w:p w14:paraId="2600F5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交媒体的商业模式，是「注意力经济」。它们通过向用户免费提供服务，来换取用户的注意力，再将这些注意力打包卖给广告商。因此，平台的首要目标，就是最大化用户的使用时长。为了实现这一点，算法被设计用来评估所有内容的「注意力价值」。</w:t>
      </w:r>
    </w:p>
    <w:p w14:paraId="2C3067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F880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一个帖子、一张图片、一段视频的价值，不再取决于其信息的真实性、思想的深刻性或艺术的美感，而仅仅取决于它能否最大化用户的「参与度」（Engagement）——即点赞、评论、转发和停留时长的总和。</w:t>
      </w:r>
    </w:p>
    <w:p w14:paraId="7A1139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D6A4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算法会给予那些被评估为「高参与度」的内容以巨大的流量奖励，将其推送到更多人的信息流中；而那些「低参与度」的内容，则会被算法「惩罚」，几乎无人问津。</w:t>
      </w:r>
    </w:p>
    <w:p w14:paraId="31EA8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FF99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就是情绪化与极端化内容的泛滥：什么样的内容最能激发「参与度」？心理学研究和实践都已证明，是那些能够挑动我们强烈情绪（愤怒、恐惧、狂喜）、观点极端、具有争议性的内容。因此，算法的评估机制，系统性地筛选和放大了社会中的极端声音和虚假信息，而将那些温和、理性、复杂、需要深度思考的内容，边缘化了。平台看似在「客观地」评估内容的受欢迎程度，实则在主动地、系统性地塑造一个更肤浅、更极化的舆论环境。</w:t>
      </w:r>
    </w:p>
    <w:p w14:paraId="2D468857">
      <w:pPr>
        <w:pStyle w:val="7"/>
        <w:numPr>
          <w:ilvl w:val="0"/>
          <w:numId w:val="24"/>
        </w:numPr>
        <w:bidi w:val="0"/>
        <w:rPr>
          <w:rFonts w:hint="eastAsia" w:ascii="宋体" w:hAnsi="宋体" w:eastAsia="宋体" w:cs="宋体"/>
          <w:lang w:val="en-US" w:eastAsia="zh-CN"/>
        </w:rPr>
      </w:pPr>
      <w:r>
        <w:rPr>
          <w:rFonts w:hint="eastAsia" w:ascii="宋体" w:hAnsi="宋体" w:eastAsia="宋体" w:cs="宋体"/>
          <w:lang w:val="en-US" w:eastAsia="zh-CN"/>
        </w:rPr>
        <w:t>社会认可的量化评估</w:t>
      </w:r>
    </w:p>
    <w:p w14:paraId="1D7AEB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在社交媒体上，我们每一个人的言行，都被置于一个前所未有的、公开的、量化的评估体系之中。点赞数、粉丝数、转发量，这些冰冷的数字，成为了我们社会价值和受欢迎程度的「硬通货」。</w:t>
      </w:r>
    </w:p>
    <w:p w14:paraId="7DE290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2A57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人的观点是否「正确」，一个人的生活是否「精彩」，一个人的外貌是否「美丽」，其评估标准，从内在的自我认同，转移到了外部的、可量化的数据反馈上。我们开始为了获得更多的「赞」，而去精心策划和表演自己的生活，这个过程被称为「印象管理」。</w:t>
      </w:r>
    </w:p>
    <w:p w14:paraId="2B78FD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6D3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平台通过即时的数据反馈（有人点赞了！），利用了我们大脑的多巴胺奖励机制，将追求社会认可的过程，变成了一场永无止境的、令人上瘾的「数字游戏」。这种对外部认可的持续渴求，会引发焦虑、抑郁和社交攀比。</w:t>
      </w:r>
    </w:p>
    <w:p w14:paraId="54D9CA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5656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当一个人的言行被算法或大众评估为「不正确」时，他/她可能会面临大规模的网络暴力和「社会性死亡」，即所谓的「取消文化」（Cancel Culture）。这是一种去中心化的、但同样残酷的评估惩罚机制，它使得公开表达变得风险极高，并压抑了真诚的、可能犯错的对话。</w:t>
      </w:r>
    </w:p>
    <w:p w14:paraId="78EA18D7">
      <w:pPr>
        <w:pStyle w:val="6"/>
        <w:bidi w:val="0"/>
        <w:rPr>
          <w:rFonts w:hint="eastAsia" w:ascii="宋体" w:hAnsi="宋体" w:eastAsia="宋体" w:cs="宋体"/>
          <w:lang w:val="en-US" w:eastAsia="zh-CN"/>
        </w:rPr>
      </w:pPr>
      <w:r>
        <w:rPr>
          <w:rFonts w:hint="eastAsia" w:ascii="宋体" w:hAnsi="宋体" w:eastAsia="宋体" w:cs="宋体"/>
          <w:lang w:val="en-US" w:eastAsia="zh-CN"/>
        </w:rPr>
        <w:t>人工智能：从信用到风险的自动化裁决</w:t>
      </w:r>
    </w:p>
    <w:p w14:paraId="71B8F6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如果说社交媒体是对我们「社会性自我」的评估，那么更广义的人工智能（AI）系统，则开始对我们生活的方方面面，进行自动化的、常常是不可见的风险评估与资格裁决。</w:t>
      </w:r>
    </w:p>
    <w:p w14:paraId="453061A2">
      <w:pPr>
        <w:pStyle w:val="7"/>
        <w:numPr>
          <w:ilvl w:val="0"/>
          <w:numId w:val="25"/>
        </w:numPr>
        <w:bidi w:val="0"/>
        <w:rPr>
          <w:rFonts w:hint="eastAsia" w:ascii="宋体" w:hAnsi="宋体" w:eastAsia="宋体" w:cs="宋体"/>
          <w:lang w:val="en-US" w:eastAsia="zh-CN"/>
        </w:rPr>
      </w:pPr>
      <w:r>
        <w:rPr>
          <w:rFonts w:hint="eastAsia" w:ascii="宋体" w:hAnsi="宋体" w:eastAsia="宋体" w:cs="宋体"/>
          <w:lang w:val="en-US" w:eastAsia="zh-CN"/>
        </w:rPr>
        <w:t>信用评分系统：人生的「芝麻分」</w:t>
      </w:r>
    </w:p>
    <w:p w14:paraId="1005F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从传统的银行信用分，到支付宝「芝麻信用」等社会信用体系，AI正在根据我们海量的行为数据，为我们每一个人生成一个动态的「可信度」评分。</w:t>
      </w:r>
    </w:p>
    <w:p w14:paraId="755496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9285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这些系统的评估依据，早已超出了传统的金融还款记录。你的购物偏好、社交网络、居住地点、甚至手机电量是否充足，都可能成为评估你「信用」的变量。这是一个无处不在的、全天候的评估系统。</w:t>
      </w:r>
    </w:p>
    <w:p w14:paraId="4C0D54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E7F0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是这些评分是如何计算出来的？其具体的算法模型，往往是商业机密，外人无从知晓。我们只知道自己的分数，却不知道分数背后的原因，更无法对其进行有效的申诉和修正。我们被一个不透明的「黑箱」所裁决。</w:t>
      </w:r>
    </w:p>
    <w:p w14:paraId="1DEE25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901E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这个分数，正在决定我们越来越多的生活可能性。它不仅决定了你是否能获得贷款，还可能影响你的求职、租房、婚恋甚至签证申请。一个低分，可能会将一个人锁在社会阶梯的底层，难以翻身。</w:t>
      </w:r>
    </w:p>
    <w:p w14:paraId="115336A6">
      <w:pPr>
        <w:pStyle w:val="7"/>
        <w:numPr>
          <w:ilvl w:val="0"/>
          <w:numId w:val="25"/>
        </w:numPr>
        <w:bidi w:val="0"/>
        <w:rPr>
          <w:rFonts w:hint="eastAsia" w:ascii="宋体" w:hAnsi="宋体" w:eastAsia="宋体" w:cs="宋体"/>
          <w:lang w:val="en-US" w:eastAsia="zh-CN"/>
        </w:rPr>
      </w:pPr>
      <w:r>
        <w:rPr>
          <w:rFonts w:hint="eastAsia" w:ascii="宋体" w:hAnsi="宋体" w:eastAsia="宋体" w:cs="宋体"/>
          <w:lang w:val="en-US" w:eastAsia="zh-CN"/>
        </w:rPr>
        <w:t>自动化决策系统：资格的「守门人」</w:t>
      </w:r>
    </w:p>
    <w:p w14:paraId="020981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在招聘、保险、司法、社会福利等关键领域，AI决策系统正在被越来越多地用作「守门人」，来自动评估个体的资格。</w:t>
      </w:r>
    </w:p>
    <w:p w14:paraId="4CAFA5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A7B7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大型公司每天收到数万份简历，AI被用来进行第一轮筛选，自动淘汰掉那些不符合其模型「画像」的申请者。这个「画像」是基于公司过去成功员工的数据训练出来的，因此它很可能会复制和放大历史偏见。例如，如果公司过去男性员工居多，AI模型就可能在无意中「学会」歧视女性申请者。</w:t>
      </w:r>
    </w:p>
    <w:p w14:paraId="691746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9B9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些国家的司法系统中，AI被用来评估被告的「再犯风险」，以辅助法官做出保释或量刑的决定。然而，研究表明，这些系统往往存在严重的种族偏见。因为其训练数据本身就反映了社会中既有的、针对少数族裔的系统性执法偏差。</w:t>
      </w:r>
    </w:p>
    <w:p w14:paraId="25B47F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A7EC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自动化评估系统最大的危险，在于它们披着一件「客观」、「中立」、「数据驱动」的技术外衣。这使得它们的评估结果，看起来比人类的判断更可信、更不容置疑。然而，任何AI模型的背后，都是由人设定的目标、由人选择的数据、由人编写的算法。它们并非消除了偏见，而只是将人类的偏见编码化、自动化、并规模化了。</w:t>
      </w:r>
    </w:p>
    <w:p w14:paraId="57D9CE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E2DF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科技领域的评估异化，其核心特征是「去人化」和「黑箱化」。评估的主体，不再是具体的人或机构，而是一个看似客观、无处不在的算法系统。我们被这个我们看不见、摸不着、也无法与之对话的「幽灵」所评判。这种技术性的评估枷锁，因为它自身的复杂性和「中立」伪装，而变得比任何传统的权力形式都更难被察觉和反抗。它正在将我们的社会，带向一个由自动化裁决所统治的、精准管理的「算法治理」（Algocracy）时代。</w:t>
      </w:r>
    </w:p>
    <w:p w14:paraId="59A00747">
      <w:pPr>
        <w:pStyle w:val="5"/>
        <w:bidi w:val="0"/>
        <w:rPr>
          <w:rFonts w:hint="eastAsia" w:ascii="宋体" w:hAnsi="宋体" w:eastAsia="宋体" w:cs="宋体"/>
          <w:lang w:val="en-US" w:eastAsia="zh-CN"/>
        </w:rPr>
      </w:pPr>
      <w:r>
        <w:rPr>
          <w:rFonts w:hint="eastAsia" w:ascii="宋体" w:hAnsi="宋体" w:eastAsia="宋体" w:cs="宋体"/>
          <w:lang w:val="en-US" w:eastAsia="zh-CN"/>
        </w:rPr>
        <w:t>案例三：知识/学术领域——数字的暴政</w:t>
      </w:r>
    </w:p>
    <w:p w14:paraId="10CEFE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与学术领域，本应是人类追求真理、进行深度思考的「圣殿」。在这里，价值的评估标准，理应是思想的原创性、论证的严谨性、视野的开阔性等一系列复杂的、定性的智识美德。然而，在过去几十年里，一股强大的量化评估浪潮席卷了全球的学术界和知识生产领域。这场以「效率」和「客观性」为名的「改革」，最终却导致了一场深刻的评估异化，我们将之称为「数字的暴政」（Tyranny of Metrics）。</w:t>
      </w:r>
    </w:p>
    <w:p w14:paraId="7148F5EE">
      <w:pPr>
        <w:pStyle w:val="6"/>
        <w:bidi w:val="0"/>
        <w:rPr>
          <w:rFonts w:hint="eastAsia" w:ascii="宋体" w:hAnsi="宋体" w:eastAsia="宋体" w:cs="宋体"/>
          <w:lang w:val="en-US" w:eastAsia="zh-CN"/>
        </w:rPr>
      </w:pPr>
      <w:r>
        <w:rPr>
          <w:rFonts w:hint="eastAsia" w:ascii="宋体" w:hAnsi="宋体" w:eastAsia="宋体" w:cs="宋体"/>
          <w:lang w:val="en-US" w:eastAsia="zh-CN"/>
        </w:rPr>
        <w:t>KPI与绩效考核：从「使命」到「指标」的错位</w:t>
      </w:r>
    </w:p>
    <w:p w14:paraId="0D6B89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在大学、科研机构、媒体甚至非营利组织中，关键绩效指标（KPI）和量化绩效考核，已经成为资源分配和人员晋升的核心依据。</w:t>
      </w:r>
    </w:p>
    <w:p w14:paraId="656FEA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6539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一个学者的价值，被简化为他在特定期刊上发表论文的数量和期刊的影响因子。一个记者的价值，被简化为其报道的点击量和转发量。一个大学的质量，被简化为它在各种世界排名中的位次。</w:t>
      </w:r>
    </w:p>
    <w:p w14:paraId="6F8413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F7C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指标成为目标时，它就不再是一个好的指标。」这就是著名的「古德哈特定律」。当学者们的目标从「做出原创性研究」变为「在顶级期刊上发表N篇论文」时，他们就会倾向于选择那些短期的、热门的、更容易发表的「安全」课题，而回避那些长期的、基础性的、具有颠覆性潜力但风险极高的研究。当记者的目标从「进行深入的调查报道」变为「追求10万+的点击量」时，他们就会倾向于使用耸人听闻的标题和迎合大众情绪的内容。</w:t>
      </w:r>
    </w:p>
    <w:p w14:paraId="52B396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69B0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生产者开始将大量的精力，投入到「生产指标」而非「生产知识」的活动中。学者们花费大量时间学习如何「应付」期刊审稿人，而不是进行思想的碰撞；教师们忙于填写各种评估表格，而不是与学生进行深入的交流。评估，从一个促进知识生产的辅助手段，异化为了知识生产本身的目的，变成了一种令人疲惫的「异化劳动」。</w:t>
      </w:r>
    </w:p>
    <w:p w14:paraId="750691A8">
      <w:pPr>
        <w:pStyle w:val="6"/>
        <w:bidi w:val="0"/>
        <w:rPr>
          <w:rFonts w:hint="eastAsia" w:ascii="宋体" w:hAnsi="宋体" w:eastAsia="宋体" w:cs="宋体"/>
          <w:lang w:val="en-US" w:eastAsia="zh-CN"/>
        </w:rPr>
      </w:pPr>
      <w:r>
        <w:rPr>
          <w:rFonts w:hint="eastAsia" w:ascii="宋体" w:hAnsi="宋体" w:eastAsia="宋体" w:cs="宋体"/>
          <w:lang w:val="en-US" w:eastAsia="zh-CN"/>
        </w:rPr>
        <w:t>论文引用与H指数：学术资本的「马太效应」</w:t>
      </w:r>
    </w:p>
    <w:p w14:paraId="16A293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在学术评估的量化指标中，论文引用数和基于此计算出的H指数（一个衡量学者学术产出数量和水平的混合指标）占据了核心地位。这些指标看似客观地反映了一个学者在学术共同体中的「影响力」。</w:t>
      </w:r>
    </w:p>
    <w:p w14:paraId="05127C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3898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引用，本质上是一种「同行评估」。然而，学术界的资源和声望分布是极不均匀的。少数位于顶尖大学、掌握核心期刊编辑权和基金评审权的「学术权威」（即所谓的「学阀」），他们的引用和推荐，具有远超普通学者的「评估权重」。这导致了严重的「马太效应」——声誉越高的学者，越容易获得引用和资源，从而进一步巩固其声誉。</w:t>
      </w:r>
    </w:p>
    <w:p w14:paraId="60B4CB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F2E3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引用数成为核心KPI后，各种「引用寻租」行为便应运而生。学者们可能会在论文中加入大量不必要的、对自己或朋友的引用；期刊编辑可能会要求作者引用本刊的文章来提升影响因子；甚至形成了相互引用的「引用联盟」。这使得引用数作为评估指标的公正性，遭到了严重侵蚀。</w:t>
      </w:r>
    </w:p>
    <w:p w14:paraId="3002A1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AD84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量化评估体系往往是基于成熟的、边界清晰的学科建立的。那些进行跨学科的、开创性的研究，因为其读者群分散、难以被现有学科分类所容纳，往往在早期难以获得高引用，从而在评估体系中处于不利地位。这抑制了知识的整合与创新。</w:t>
      </w:r>
    </w:p>
    <w:p w14:paraId="7B1BA2BF">
      <w:pPr>
        <w:pStyle w:val="6"/>
        <w:bidi w:val="0"/>
        <w:rPr>
          <w:rFonts w:hint="eastAsia" w:ascii="宋体" w:hAnsi="宋体" w:eastAsia="宋体" w:cs="宋体"/>
          <w:lang w:val="en-US" w:eastAsia="zh-CN"/>
        </w:rPr>
      </w:pPr>
      <w:r>
        <w:rPr>
          <w:rFonts w:hint="eastAsia" w:ascii="宋体" w:hAnsi="宋体" w:eastAsia="宋体" w:cs="宋体"/>
          <w:lang w:val="en-US" w:eastAsia="zh-CN"/>
        </w:rPr>
        <w:t>知识付费与畅销书榜：市场逻辑对思想的评估</w:t>
      </w:r>
    </w:p>
    <w:p w14:paraId="626980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在更广泛的知识传播领域，市场逻辑正在成为评估知识价值的主导力量。一个观念的价值，越来越多地取决于它能否成为一个「爆款」的知识付费产品，或者登上畅销书排行榜。</w:t>
      </w:r>
    </w:p>
    <w:p w14:paraId="3D708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F34F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在市场上获得成功，复杂的知识和思想，必须被打包成易于消化、能提供即时满足感的「知识产品」。深度和严谨性，让位于「有趣」、「实用」和「反焦虑」。知识的传播，从一场启迪心智的对话，变成了一场争夺用户注意力的营销战。</w:t>
      </w:r>
    </w:p>
    <w:p w14:paraId="01B71B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B3B3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畅销的商业和成功学书籍，往往充满了「幸存者偏差」。它们将少数成功者（如乔布斯、马斯克）的个案经验，包装成普适的「成功法则」，而忽略了无数采用了同样方法却失败了的案例。市场评估机制，系统性地放大了这些充满偏见的「成功叙事」，而将那些更复杂、更真实的现实，过滤掉了。</w:t>
      </w:r>
    </w:p>
    <w:p w14:paraId="3836B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9E73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领域的评估异化，其后果是深远的。它不仅扭曲了知识生产者的动机，导致了学术的短期化和同质化，更在社会层面上，贬低了那些难以被量化的、批判性的、非功利性的思想的价值。当一个社会不再尊重那些「无用」的知识（如哲学、历史、艺术），而只推崇那些能够被立即「变现」的「技能」时，它就正在丧失其进行深刻自我反思和长远文明发展的能力。评估的枷锁，在这里锁住的，是人类思想的自由与未来。</w:t>
      </w:r>
    </w:p>
    <w:p w14:paraId="564E193D">
      <w:pPr>
        <w:pStyle w:val="5"/>
        <w:bidi w:val="0"/>
        <w:rPr>
          <w:rFonts w:hint="eastAsia" w:ascii="宋体" w:hAnsi="宋体" w:eastAsia="宋体" w:cs="宋体"/>
          <w:lang w:val="en-US" w:eastAsia="zh-CN"/>
        </w:rPr>
      </w:pPr>
      <w:r>
        <w:rPr>
          <w:rFonts w:hint="eastAsia" w:ascii="宋体" w:hAnsi="宋体" w:eastAsia="宋体" w:cs="宋体"/>
          <w:lang w:val="en-US" w:eastAsia="zh-CN"/>
        </w:rPr>
        <w:t>案例四：个人生活领域——在点赞与消费中迷失的自我</w:t>
      </w:r>
    </w:p>
    <w:p w14:paraId="6FC177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的枷锁，其最隐秘也最深刻的形态，体现在它对我们个人生活和自我价值感的侵蚀上。在消费主义和社交媒体这两大现代「精神基础设施」的共同作用下，我们评估「我是谁」、「我是否过得好」的标准，正在发生一场从内在驱动到外部锚定的根本性转变。我们陷入了一场永无止境的、寻求外部认可的「价值军备竞赛」，而在这场竞赛中，我们离真实的自我越来越远。</w:t>
      </w:r>
    </w:p>
    <w:p w14:paraId="2F1D5EAC">
      <w:pPr>
        <w:pStyle w:val="6"/>
        <w:bidi w:val="0"/>
        <w:rPr>
          <w:rFonts w:hint="eastAsia" w:ascii="宋体" w:hAnsi="宋体" w:eastAsia="宋体" w:cs="宋体"/>
          <w:lang w:val="en-US" w:eastAsia="zh-CN"/>
        </w:rPr>
      </w:pPr>
      <w:r>
        <w:rPr>
          <w:rFonts w:hint="eastAsia" w:ascii="宋体" w:hAnsi="宋体" w:eastAsia="宋体" w:cs="宋体"/>
          <w:lang w:val="en-US" w:eastAsia="zh-CN"/>
        </w:rPr>
        <w:t>消费主义：用「拥有」来评估「存在」</w:t>
      </w:r>
    </w:p>
    <w:p w14:paraId="6C9F2E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消费主义，远不止是「购买商品」这一行为本身。它是一种深刻的文化逻辑，一种将个人价值与消费能力和所拥有的品牌符号直接挂钩的评估体系。</w:t>
      </w:r>
    </w:p>
    <w:p w14:paraId="19473B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C59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广告和市场营销的核心功能，就是为商品注入超越其使用价值的符号意义。你购买的不是一块手表，而是「成功」和「品味」的象征；你选择的不是一辆汽车，而是一种「自由」或「家庭责任感」的表达。我们的身份，从我们的内在品质和行动，转移到了我们所消费的「品牌组合」上。我们通过「买什么」，来向世界和自己宣告「我是谁」。</w:t>
      </w:r>
    </w:p>
    <w:p w14:paraId="795A42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5DA5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主义的评估体系，其引擎是「制造不满」。它通过不断推出新款、制造潮流，来让我们对自己已经拥有的东西感到「过时」和「不足」。「更好」的生活，永远在下一个你还未购买的商品那里。这种被精心设计的「永不满足」，驱动着我们投入无休止的「工作-消费」循环，以维持和提升我们在这个评估体系中的「等级」。</w:t>
      </w:r>
    </w:p>
    <w:p w14:paraId="5BB1F8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18C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网红」们展示的精致露营，到家居杂志呈现的「北欧极简风」，消费主义为我们提供了一系列标准化的、可模仿的「理想生活方式」模板。这些模板，通过社交媒体被病毒式传播，成为了新的社会规范和攀比的竞技场。我们开始用「是否过上了某种标准化的理想生活」，来评估自己和他人的生活质量，而忽略了每个人内在的、独特的幸福感受。</w:t>
      </w:r>
    </w:p>
    <w:p w14:paraId="0E1A8651">
      <w:pPr>
        <w:pStyle w:val="6"/>
        <w:bidi w:val="0"/>
        <w:rPr>
          <w:rFonts w:hint="eastAsia" w:ascii="宋体" w:hAnsi="宋体" w:eastAsia="宋体" w:cs="宋体"/>
          <w:lang w:val="en-US" w:eastAsia="zh-CN"/>
        </w:rPr>
      </w:pPr>
      <w:r>
        <w:rPr>
          <w:rFonts w:hint="eastAsia" w:ascii="宋体" w:hAnsi="宋体" w:eastAsia="宋体" w:cs="宋体"/>
          <w:lang w:val="en-US" w:eastAsia="zh-CN"/>
        </w:rPr>
        <w:t>「点赞文化」：在量化认可中寻求存在感</w:t>
      </w:r>
    </w:p>
    <w:p w14:paraId="141AC1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前文已经分析过社交媒体如何将社会认可量化。在这里，我们进一步深入其对个体自我认知的内在影响。</w:t>
      </w:r>
    </w:p>
    <w:p w14:paraId="4D3D1A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5FC7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时代，「存在」在很大程度上等同于「被看见」。一个没有被发布、没有被点赞的精彩瞬间，仿佛从未发生过。这导致了一种深刻的「存在性焦虑」，我们害怕被遗忘，害怕在信息流中变得「不可见」。这种焦虑，驱使我们不断地将自己的生活「展演」出来，以换取数据上的反馈，来确认自身的存在。</w:t>
      </w:r>
    </w:p>
    <w:p w14:paraId="281AE4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274E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获得更好的「数据表现」，我们开始对自己的情感进行「管理」和「表演」。我们学会了在发布悲伤时，要使用特定的、能引发共鸣的「文案」；在分享快乐时，要配上完美的、经过滤镜修饰的图片。真实、复杂、有时甚至是「不体面」的情感，被压抑和过滤，取而代之的是一种标准化的、适合在社交媒体上「流通」的「情感商品」。</w:t>
      </w:r>
    </w:p>
    <w:p w14:paraId="5CE847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A314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我们越来越依赖一个「他者」（The Other）来评估自己。这个「他者」，就是社交媒体算法、推荐系统和数据反馈的总和。我们根据它对我们内容的「反应」（点赞、评论），来调整我们的自我呈现，甚至是我们对自己的看法。这个「他者」是匿名的、非人格化的、变幻莫测的，但它对我们自我认知的影响力，却可能超过了我们身边真实的亲人和朋友。我们开始对着一个「黑箱」来塑造自己，试图取悦一个我们永远无法真正理解的评估者。</w:t>
      </w:r>
    </w:p>
    <w:p w14:paraId="4FA23DBD">
      <w:pPr>
        <w:pStyle w:val="6"/>
        <w:bidi w:val="0"/>
        <w:rPr>
          <w:rFonts w:hint="eastAsia" w:ascii="宋体" w:hAnsi="宋体" w:eastAsia="宋体" w:cs="宋体"/>
          <w:lang w:val="en-US" w:eastAsia="zh-CN"/>
        </w:rPr>
      </w:pPr>
      <w:r>
        <w:rPr>
          <w:rFonts w:hint="eastAsia" w:ascii="宋体" w:hAnsi="宋体" w:eastAsia="宋体" w:cs="宋体"/>
          <w:lang w:val="en-US" w:eastAsia="zh-CN"/>
        </w:rPr>
        <w:t>评估枷锁下的「空心人」</w:t>
      </w:r>
    </w:p>
    <w:p w14:paraId="047751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当消费主义和「点赞文化」合流，当「拥有什么」和「被多少人赞」成为自我价值的核心支柱时，一个深刻的心理后果便产生了——内在价值感的空洞化。</w:t>
      </w:r>
    </w:p>
    <w:p w14:paraId="6141F1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02EA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一个人的内在价值感，源于其稳定的自我认知、清晰的个人原则、有意义的人际关系和对超越性价值（如求知、创造、奉献）的追求。它是一个人面对外部世界的赞誉和贬损时，能够保持内心稳定的「锚」。</w:t>
      </w:r>
    </w:p>
    <w:p w14:paraId="7C05EA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FFFA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外部化的评估体系，则系统性地侵蚀了这个「锚」。它将我们的自我价值，建立在一个极其不稳定的、依赖于他人和算法反馈的沙滩之上。为了维持这个脆弱的自我，我们被迫投入一场永无止境的、向外寻求认可的「价值证明」之旅。我们变成了「评估成瘾者」，像需要毒品一样，需要持续的、正向的外部反馈来维持我们的存在感。</w:t>
      </w:r>
    </w:p>
    <w:p w14:paraId="503700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4A8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状态下的个体，就像一个被掏空了内核的「空心人」。他们外表光鲜，拥有所有「正确」的消费品，在社交媒体上展示着「完美」的生活，但内心却可能充满了焦虑、迷茫和深刻的孤独。因为他们已经丧失了自我评估的能力和勇气。他们不敢再问自己「我真正想要的是什么？」，因为他们害怕那个答案，不符合外部评估体系所设定的「标准答案」。</w:t>
      </w:r>
    </w:p>
    <w:p w14:paraId="58E268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4B69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这或许是评估的枷锁最沉重、也最悲哀的一环。它不仅剥夺了我们在经济、科技和知识领域中的权力，更试图剥夺我们定义自身存在意义的、最根本的「人性权力」。</w:t>
      </w:r>
    </w:p>
    <w:p w14:paraId="624A9F9A">
      <w:pPr>
        <w:pStyle w:val="5"/>
        <w:bidi w:val="0"/>
        <w:rPr>
          <w:rFonts w:hint="eastAsia" w:ascii="宋体" w:hAnsi="宋体" w:eastAsia="宋体" w:cs="宋体"/>
          <w:lang w:val="en-US" w:eastAsia="zh-CN"/>
        </w:rPr>
      </w:pPr>
      <w:r>
        <w:rPr>
          <w:rFonts w:hint="eastAsia" w:ascii="宋体" w:hAnsi="宋体" w:eastAsia="宋体" w:cs="宋体"/>
          <w:lang w:val="en-US" w:eastAsia="zh-CN"/>
        </w:rPr>
        <w:t>结论：挣脱枷锁，重夺评估的主权</w:t>
      </w:r>
    </w:p>
    <w:p w14:paraId="76CBE2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的旅程，是一次穿越当代社会核心权力结构的批判性勘探。我们从经济领域的资本裁决，到科技领域的算法治理，再到知识领域的数字暴政，最终抵达了个人生活领域中那被掏空的自我。在所有这些看似无关的现象背后，我们揭示了一条贯穿始终的主线——评估权的异化。</w:t>
      </w:r>
    </w:p>
    <w:p w14:paraId="7610B5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95F9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评估权，这个原本属于每一个社会参与者的、用以共同建构价值和共识的基本权力，是如何被系统性地、层层递进地剥夺、集中和垄断的。它最终被掌握在少数优势主体——资本、平台、量化指标体系和消费文化逻辑——的手中。这些新的「利维坦」，构建起了一套套精密的、看似客观中立的评估枷锁，将我们每一个人都网罗其中。</w:t>
      </w:r>
    </w:p>
    <w:p w14:paraId="7A80E7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1D3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枷锁的运作，远比传统的统治形式更为精微和高效。它不再主要依赖于公开的暴力和强制，而是通过塑造我们的欲望、定义我们的成功、量化我们的价值、规训我们的认知，来实现一种「润物细无声」式的深度控制。它让我们在「自愿」的选择中，一步步让渡了自己的评估主权；它让我们在对「效率」和「确定性」的追逐中，心甘情愿地戴上了这副枷锁。</w:t>
      </w:r>
    </w:p>
    <w:p w14:paraId="7E85E8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302E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其最终的后果，是「决策评估与结果承担的主体错位」。</w:t>
      </w:r>
    </w:p>
    <w:p w14:paraId="0BD3F5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BAFC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金融资本评估并决定了一个工厂的生死，但承担失业后果的，是工人们。</w:t>
      </w:r>
    </w:p>
    <w:p w14:paraId="0132B9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算法评估并决定了内容的传播，但承担舆论极化和虚假信息后果的，是整个社会。</w:t>
      </w:r>
    </w:p>
    <w:p w14:paraId="2B0B3B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考核指标评估并决定了科研的方向，但承担基础科学停滞后果的，是人类的未来。</w:t>
      </w:r>
    </w:p>
    <w:p w14:paraId="68ABCC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消费文化评估并定义了「幸福生活」，但承担欲望无限和内心空虚后果的，是我们每一个个体。</w:t>
      </w:r>
    </w:p>
    <w:p w14:paraId="164EE5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DDBF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这种根本性的错位，瓦解了任何一个健康社会所赖以维生的对称性、责任感和反馈机制。它使得整个社会系统变得越来越僵化、脆弱，并充满了系统性的不公。</w:t>
      </w:r>
    </w:p>
    <w:p w14:paraId="3119E5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6147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那么，我们该如何挣脱这副无形的枷锁？仅仅停留在批判是远远不够的。真正的出路，在于有意识地去设计和培育那些能够抵制评估异化的新秩序，即「良性循环体系」（附录3.2）。</w:t>
      </w:r>
    </w:p>
    <w:p w14:paraId="60A1AD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5361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良性循环的评估生态，其核心特征在于：「优势主体在责任机制下消解压力传导，通过制度设计将优势群体的评估约束于公共场域之内，尽可能的保留和增加每个主体的可用余量」。这意味着，权力与责任必须重新匹配，评估权必须回归其服务于价值发现和集体赋能的本源。通过制度设计来打破评估权的垄断，建立起更对称、更透明、更具公共协商属性的评估机制。它们的核心，是重申一个根本性的信念：每一个心智健全的个体，都有权利、也有能力去评估和定义他/她自己的世界。价值，不应是由少数权威所恩赐的标签，而应是在无数个体的自由互动和真诚对话中，不断被共同创造和重新发现的活水。</w:t>
      </w:r>
    </w:p>
    <w:p w14:paraId="6D7B67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75F3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凝固的、被评估枷锁所束缚的「有限确定」的社会秩序中，重夺评估的主权，就是去重新激活那个流动的、充满无限可能的「实在建构」过程。这不仅是一场关乎权力和利益的社会斗争，更是一场关乎人类尊严与自由的精神解放。而如何将这种解放的渴望，转化为具体的、可持续的行动？</w:t>
      </w:r>
    </w:p>
    <w:p w14:paraId="41CEC8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9839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个人层面，它要求我们进行一场深刻的「认知革命」。我们要有意识地去识别和抵制那些试图定义我们的外部评估体系，重新建立一个植根于内在价值的「自我评估」的锚。这需要我们培养批判性思维，建立独立的「信息食谱」，并勇敢地去实践一种不为「点赞」和「消费」所定义的生活。</w:t>
      </w:r>
    </w:p>
    <w:p w14:paraId="3BBE1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群层面，它要求我们去创造和支持那些另类的、小规模的、基于对称协商和信任的「评估空间」。无论是建立一个合作社、一个开源软件社区，还是一个线下的读书会，这些「微型共同体」都是我们重新学习和实践「一级评估权」的宝贵「训练场」。</w:t>
      </w:r>
    </w:p>
    <w:p w14:paraId="33835C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制度层面，它要求我们通过公共辩论、社会运动和政策倡导，去挑战和改革那些不公正的评估体系。这可能意味着对平台公司进行更严格的反垄断监管，要求其算法透明化；可能意味着改革学术界的评估标准，为长期的、非功利性的研究留出空间；也可能意味着推动更公平的财富分配，以削弱金融资本对社会生活的绝对裁决权。</w:t>
      </w:r>
    </w:p>
    <w:p w14:paraId="5816EC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B63C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这场斗争的核心，是重申一个根本性的信念：每一个心智健全的个体，都有权利、也有能力去评估和定义他/她自己的世界。 价值，不应是由少数权威所恩赐的标签，而应是在无数个体的自由互动和真诚对话中，不断被共同创造和重新发现的活水。</w:t>
      </w:r>
    </w:p>
    <w:p w14:paraId="7008D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E314B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凝固的、被评估枷锁所束缚的「有限确定」的社会秩序中，重夺评估的主权，就是去重新激活那个流动的、充满无限可能的「实在建构」过程。这不仅是一场关乎权力和利益的社会斗争，更是一场关乎人类尊严与自由的精神解放。而如何将这种解放的渴望，转化为具体的、可持续的行动？这将是我们第四部分「实践论」所要探讨的核心议题。</w:t>
      </w:r>
    </w:p>
    <w:p w14:paraId="61195315">
      <w:pPr>
        <w:rPr>
          <w:rFonts w:hint="eastAsia" w:ascii="宋体" w:hAnsi="宋体" w:eastAsia="宋体" w:cs="宋体"/>
          <w:lang w:val="en-US" w:eastAsia="zh-CN"/>
        </w:rPr>
      </w:pPr>
      <w:r>
        <w:rPr>
          <w:rFonts w:hint="eastAsia" w:ascii="宋体" w:hAnsi="宋体" w:eastAsia="宋体" w:cs="宋体"/>
          <w:lang w:val="en-US" w:eastAsia="zh-CN"/>
        </w:rPr>
        <w:br w:type="page"/>
      </w:r>
    </w:p>
    <w:p w14:paraId="1319E48A">
      <w:pPr>
        <w:pStyle w:val="4"/>
        <w:bidi w:val="0"/>
        <w:rPr>
          <w:rFonts w:hint="eastAsia" w:ascii="宋体" w:hAnsi="宋体" w:eastAsia="宋体" w:cs="宋体"/>
          <w:lang w:val="en-US" w:eastAsia="zh-CN"/>
        </w:rPr>
      </w:pPr>
      <w:bookmarkStart w:id="38" w:name="_Toc1942549375"/>
      <w:bookmarkStart w:id="39" w:name="_Toc1849999792"/>
      <w:r>
        <w:rPr>
          <w:rFonts w:hint="eastAsia" w:ascii="宋体" w:hAnsi="宋体" w:eastAsia="宋体" w:cs="宋体"/>
          <w:lang w:val="en-US" w:eastAsia="zh-CN"/>
        </w:rPr>
        <w:t>第九章 护城河的内外：确定性秩序的维持与突破</w:t>
      </w:r>
      <w:bookmarkEnd w:id="38"/>
      <w:bookmarkEnd w:id="39"/>
    </w:p>
    <w:p w14:paraId="1DF9F67F">
      <w:pPr>
        <w:pStyle w:val="5"/>
        <w:bidi w:val="0"/>
        <w:rPr>
          <w:rFonts w:hint="eastAsia" w:ascii="宋体" w:hAnsi="宋体" w:eastAsia="宋体" w:cs="宋体"/>
          <w:lang w:val="en-US" w:eastAsia="zh-CN"/>
        </w:rPr>
      </w:pPr>
      <w:r>
        <w:rPr>
          <w:rFonts w:hint="eastAsia" w:ascii="宋体" w:hAnsi="宋体" w:eastAsia="宋体" w:cs="宋体"/>
          <w:lang w:val="en-US" w:eastAsia="zh-CN"/>
        </w:rPr>
        <w:t>引言：秩序的双重面孔</w:t>
      </w:r>
    </w:p>
    <w:p w14:paraId="0BF1BA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面两章中，我们已经从两个不同的维度，剖析了「有限确定」的社会秩序。第七章，我们以一种相对中立的视角，描绘了秩序如何从流动的共识「凝固」为制度化的存在，并揭示了其「稳定与压抑」并存的核心悖论。第八章，我们则戴上了批判的透镜，深入到秩序的权力内核，揭示了「评估权」的异化如何成为现代社会最深刻的枷锁。</w:t>
      </w:r>
    </w:p>
    <w:p w14:paraId="772E2B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66D1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第九章的任务，是将这两个维度整合起来，以一种更具动态和斗争性的视角，来审视这个已然凝固的、充满权力不对称的秩序。我们将引入一个核心意象——「护城河」（Moat）——来理解社会秩序的维持与突破。</w:t>
      </w:r>
    </w:p>
    <w:p w14:paraId="1EDCFB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8A68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护城河」是源于中世纪城堡防御工事的词汇，在现代商业策略中被巴菲特发扬光大，用以形容一家公司能够抵御竞争、维持长期盈利的结构性优势。在本章中，我们将这个概念进行哲学和社会学的扩展。社会秩序的「护城河」，指的是优势群体为了维护和固化其在既定秩序中的有利地位，而系统性地构建起来的一系列经济、政治、文化和认知上的壁垒。</w:t>
      </w:r>
    </w:p>
    <w:p w14:paraId="6893F1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6661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这条护城河，将社会划分为截然不同的两个空间：</w:t>
      </w:r>
    </w:p>
    <w:p w14:paraId="33FCE6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4886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护城河之内，是「城堡」，是秩序的核心区。这里居住着优势群体——那些掌握着一级评估权、能够从现行制度中获益的「内部人」。对他们而言，秩序是安全的保障、权力的源泉、意义的确认。他们的核心诉求，是维持和加固这条护城河，确保「有限确定性」的永恒。</w:t>
      </w:r>
    </w:p>
    <w:p w14:paraId="454075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075F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护城河之外，是「荒野」，是秩序的边缘区。这里生活着劣势群体——那些被评估体系所压制、在制度分配中处于不利地位的「外部人」。对他们而言，秩序是限制的枷锁、剥削的工具、身份的牢笼。他们的核心诉求，是穿越、侵蚀甚至摧毁这条护城河，在凝固的秩序中重新引入「无限可能性」。</w:t>
      </w:r>
    </w:p>
    <w:p w14:paraId="64F066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06F9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因此，一部社会史，在很大程度上就是一部围绕着这条无形的「护城河」展开的、关于「筑墙」与「掘洞」的永恒斗争史。本章将致力于描绘这场斗争的动态图景。</w:t>
      </w:r>
    </w:p>
    <w:p w14:paraId="75BA8A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EADE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我们将深入「护城河之内」，系统地分析优势群体是如何运用其所垄断的评估权，通过制度设计、话语建构和暴力机器这三大支柱，来精心构筑和维护其「稳定护城河」的。我们将揭示，秩序的「稳定」，从来不是一种自然状态，而是一种需要持续投入巨大能量来维持的、充满张力的「动态平衡」。</w:t>
      </w:r>
    </w:p>
    <w:p w14:paraId="17D5DA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2ACA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将把目光投向「护城河之外」，探索那些被排斥在外的劣势群体，是如何在看似坚不可摧的壁垒面前，展开其坚韧的、充满创造力的突破行动。我们将重点分析两种核心的突破策略：一是利用「制度空白」，在法律和规范尚未覆盖的「灰色地带」开辟新的生存空间；二是运用「解释弹性」，对主流话语和符号进行「文化盗猎」和意义重构，从而在认知和文化层面上侵蚀护城河的地基。</w:t>
      </w:r>
    </w:p>
    <w:p w14:paraId="6FB876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6114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将看到，社会秩序并非一块静止的铁板，而是一个充满裂缝、压力和潜在变数的「地质构造」。护城河内外的持续博弈，构成了社会变迁的根本动力。理解这场博弈的逻辑，不仅能让我们更深刻地洞察历史与现实，更能为我们思考「如何在一个不完美的世界中，推动一场有希望的变革」这一终极实践问题，提供至关重要的理论武器。</w:t>
      </w:r>
    </w:p>
    <w:p w14:paraId="09D09F9E">
      <w:pPr>
        <w:pStyle w:val="5"/>
        <w:bidi w:val="0"/>
        <w:rPr>
          <w:rFonts w:hint="eastAsia" w:ascii="宋体" w:hAnsi="宋体" w:eastAsia="宋体" w:cs="宋体"/>
          <w:sz w:val="24"/>
          <w:lang w:val="en-US" w:eastAsia="zh-CN"/>
        </w:rPr>
      </w:pPr>
      <w:r>
        <w:rPr>
          <w:rFonts w:hint="eastAsia" w:ascii="宋体" w:hAnsi="宋体" w:eastAsia="宋体" w:cs="宋体"/>
          <w:lang w:val="en-US" w:eastAsia="zh-CN"/>
        </w:rPr>
        <w:t>护城河的构筑：优势群体的维稳之道</w:t>
      </w:r>
    </w:p>
    <w:p w14:paraId="6E99EB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秩序的维持，尤其是那种有利于特定优势群体的秩序的维持，绝非易事。它需要一套精心设计、相互配合、并能应对持续挑战的系统性工程。优势群体构筑其「稳定护城河」的工程蓝图，可以被归纳为三大核心支柱：制度的锁定、话语的霸权，以及暴力的垄断。这三者共同作用，旨在将一种暂时的、人为的权力格局，转化为一种看似永恒的、自然的社会结构。</w:t>
      </w:r>
    </w:p>
    <w:p w14:paraId="76D5A7BD">
      <w:pPr>
        <w:pStyle w:val="6"/>
        <w:bidi w:val="0"/>
        <w:rPr>
          <w:rFonts w:hint="eastAsia" w:ascii="宋体" w:hAnsi="宋体" w:eastAsia="宋体" w:cs="宋体"/>
          <w:lang w:val="en-US" w:eastAsia="zh-CN"/>
        </w:rPr>
      </w:pPr>
      <w:r>
        <w:rPr>
          <w:rFonts w:hint="eastAsia" w:ascii="宋体" w:hAnsi="宋体" w:eastAsia="宋体" w:cs="宋体"/>
          <w:lang w:val="en-US" w:eastAsia="zh-CN"/>
        </w:rPr>
        <w:t>第一大支柱：制度的锁定（Institutional Lock-in）</w:t>
      </w:r>
    </w:p>
    <w:p w14:paraId="537E77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制度是社会秩序的「硬件」和「操作系统」。优势群体维稳的首要任务，就是设计一套能够自我强化、并系统性地有利于自身的制度体系，并利用「路径依赖」的强大惯性，将其牢牢锁定。</w:t>
      </w:r>
    </w:p>
    <w:p w14:paraId="29BAEABF">
      <w:pPr>
        <w:pStyle w:val="7"/>
        <w:numPr>
          <w:ilvl w:val="0"/>
          <w:numId w:val="26"/>
        </w:numPr>
        <w:bidi w:val="0"/>
        <w:rPr>
          <w:rFonts w:hint="eastAsia" w:ascii="宋体" w:hAnsi="宋体" w:eastAsia="宋体" w:cs="宋体"/>
          <w:lang w:val="en-US" w:eastAsia="zh-CN"/>
        </w:rPr>
      </w:pPr>
      <w:r>
        <w:rPr>
          <w:rFonts w:hint="eastAsia" w:ascii="宋体" w:hAnsi="宋体" w:eastAsia="宋体" w:cs="宋体"/>
          <w:lang w:val="en-US" w:eastAsia="zh-CN"/>
        </w:rPr>
        <w:t>经济制度的「马太效应」设计</w:t>
      </w:r>
    </w:p>
    <w:p w14:paraId="5F2F4F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在经济领域，护城河的构筑，核心在于建立一套能够让「资本」或「优势」自动增值的规则。</w:t>
      </w:r>
    </w:p>
    <w:p w14:paraId="5C929A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8630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对私有财产权的强力保护，以及允许财富代际传承的继承制度，是资本主义社会最基础的护城河。它确保了初始的财富优势，能够像滚雪球一样，在代际间不断累积，从而形成稳固的「财富阶层」。</w:t>
      </w:r>
    </w:p>
    <w:p w14:paraId="08F80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A771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许多领域，尤其是数字经济和知识产权领域，制度被设计为倾向于「赢家通吃」。例如，专利制度在保护创新的同时，也使得率先获得技术优势的大公司，能够构建起强大的「专利壁垒」，阻止后来者进入。平台经济的「网络效应」，也使得领先的平台能够轻易地垄断市场，后来者几乎没有逆袭的可能。</w:t>
      </w:r>
    </w:p>
    <w:p w14:paraId="6F5E9F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31B6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优势群体能够利用其资源，雇佣顶尖的律师和金融专家，来设计复杂的避税结构、信托基金和金融衍生品。这些普通人难以理解和使用的工具，成为了他们保护和增值财富的「秘密通道」，进一步加宽了与普通民众之间的护城河。</w:t>
      </w:r>
    </w:p>
    <w:p w14:paraId="42AB774D">
      <w:pPr>
        <w:pStyle w:val="7"/>
        <w:numPr>
          <w:ilvl w:val="0"/>
          <w:numId w:val="26"/>
        </w:numPr>
        <w:bidi w:val="0"/>
        <w:rPr>
          <w:rFonts w:hint="eastAsia" w:ascii="宋体" w:hAnsi="宋体" w:eastAsia="宋体" w:cs="宋体"/>
          <w:lang w:val="en-US" w:eastAsia="zh-CN"/>
        </w:rPr>
      </w:pPr>
      <w:r>
        <w:rPr>
          <w:rFonts w:hint="eastAsia" w:ascii="宋体" w:hAnsi="宋体" w:eastAsia="宋体" w:cs="宋体"/>
          <w:lang w:val="en-US" w:eastAsia="zh-CN"/>
        </w:rPr>
        <w:t>政治制度的「精英循环」机制</w:t>
      </w:r>
    </w:p>
    <w:p w14:paraId="31E23F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在政治领域，护城河的构筑，关键在于确保权力的分配和转移，始终在一个可控的「精英圈子」内部循环。</w:t>
      </w:r>
    </w:p>
    <w:p w14:paraId="4446B2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AC49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无论是竞选所需的巨额资金，还是进入官僚体系所需的特定教育背景和人脉网络，都为政治参与设置了高昂的「准入门槛」。这使得来自底层的挑战者，很难进入权力的核心圈。</w:t>
      </w:r>
    </w:p>
    <w:p w14:paraId="3474E4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9E99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许多国家，存在着一种政界、商界和学界精英相互流动的「旋转门」机制。政府高官退休后，可以到大型企业担任董事；企业高管，也可能被任命为政府的监管官员。这种人员的循环流动，确保了精英阶层内部形成了一个盘根错节、利益共享的「权力网络」，共同维护对他们有利的制度环境。</w:t>
      </w:r>
    </w:p>
    <w:p w14:paraId="437071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818C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律条文看似普遍平等，但在实际执行中，往往存在着「选择性」。优势群体拥有更强大的法律资源来为自己辩护，也更容易影响立法和司法过程。这使得法律在实践中，可能成为一把主要用来约束底层、而非精英的「单刃剑」。</w:t>
      </w:r>
    </w:p>
    <w:p w14:paraId="4473DAEF">
      <w:pPr>
        <w:pStyle w:val="7"/>
        <w:numPr>
          <w:ilvl w:val="0"/>
          <w:numId w:val="26"/>
        </w:numPr>
        <w:bidi w:val="0"/>
        <w:rPr>
          <w:rFonts w:hint="eastAsia" w:ascii="宋体" w:hAnsi="宋体" w:eastAsia="宋体" w:cs="宋体"/>
          <w:lang w:val="en-US" w:eastAsia="zh-CN"/>
        </w:rPr>
      </w:pPr>
      <w:r>
        <w:rPr>
          <w:rFonts w:hint="eastAsia" w:ascii="宋体" w:hAnsi="宋体" w:eastAsia="宋体" w:cs="宋体"/>
          <w:lang w:val="en-US" w:eastAsia="zh-CN"/>
        </w:rPr>
        <w:t>教育与社会流动的「窄门」</w:t>
      </w:r>
    </w:p>
    <w:p w14:paraId="659ED0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教育被普遍认为是促进社会流动、让劣势群体有机会穿越护城河的「阶梯」。然而，优势群体也同样懂得，通过控制教育这道「窄门」，来维护其代际优势。</w:t>
      </w:r>
    </w:p>
    <w:p w14:paraId="4E45BF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5FB7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从昂贵的私立学校，到需要特定学区房才能入读的公立名校，优质的教育资源，在很大程度上与家庭的经济和社会资本直接挂钩。这使得精英的子女，从起跑线上就获得了普通人难以企及的优势。</w:t>
      </w:r>
    </w:p>
    <w:p w14:paraId="5A5260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FD5C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国社会学家布尔迪厄指出，除了经济资本，还存在着「文化资本」——即特定的品味、言谈举止、思维方式和知识储备。这些文化资本，主要在精英家庭中通过耳濡目染的方式传递，并成为进入上层社会和名校的「隐形密码」。一个来自底层的孩子，即便学习成绩优异，也可能因为缺乏这种「文化资本」，而在面试等主观评估环节中被淘汰。</w:t>
      </w:r>
    </w:p>
    <w:p w14:paraId="047D37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5FC4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一系列精心设计的制度锁定，优势群体构建起了一条深邃的、难以逾越的经济、政治和社会壁垒。这条护城河的强大之处在于，它在大多数时候，并不需要赤裸裸的暴力和压迫，而是以一种「程序正义」、「规则平等」的面目出现，让身处其中的人们，觉得这种阶层固化是「自然」和「公平竞争」的结果。</w:t>
      </w:r>
    </w:p>
    <w:p w14:paraId="65D793CF">
      <w:pPr>
        <w:pStyle w:val="6"/>
        <w:bidi w:val="0"/>
        <w:rPr>
          <w:rFonts w:hint="eastAsia" w:ascii="宋体" w:hAnsi="宋体" w:eastAsia="宋体" w:cs="宋体"/>
          <w:lang w:val="en-US" w:eastAsia="zh-CN"/>
        </w:rPr>
      </w:pPr>
      <w:r>
        <w:rPr>
          <w:rFonts w:hint="eastAsia" w:ascii="宋体" w:hAnsi="宋体" w:eastAsia="宋体" w:cs="宋体"/>
          <w:lang w:val="en-US" w:eastAsia="zh-CN"/>
        </w:rPr>
        <w:t>第二大支柱：话语的霸权（Hegemony of Discourse）</w:t>
      </w:r>
    </w:p>
    <w:p w14:paraId="2E0090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制度锁定是护城河的「物理结构」，那么话语霸权就是其「魔法防护罩」。它通过垄断一级评估权，建构一套有利于优势群体的意义体系、价值观和「常识」，从而让劣势群体从内心深处认同、甚至主动维护这个对他们不利的秩序。这就是意大利思想家葛兰西所说的「文化霸权」（Hegemony）。</w:t>
      </w:r>
    </w:p>
    <w:p w14:paraId="4D66E74C">
      <w:pPr>
        <w:pStyle w:val="7"/>
        <w:numPr>
          <w:ilvl w:val="0"/>
          <w:numId w:val="27"/>
        </w:numPr>
        <w:bidi w:val="0"/>
        <w:rPr>
          <w:rFonts w:hint="eastAsia" w:ascii="宋体" w:hAnsi="宋体" w:eastAsia="宋体" w:cs="宋体"/>
          <w:lang w:val="en-US" w:eastAsia="zh-CN"/>
        </w:rPr>
      </w:pPr>
      <w:r>
        <w:rPr>
          <w:rFonts w:hint="eastAsia" w:ascii="宋体" w:hAnsi="宋体" w:eastAsia="宋体" w:cs="宋体"/>
          <w:lang w:val="en-US" w:eastAsia="zh-CN"/>
        </w:rPr>
        <w:t>评估标准的制定与普及</w:t>
      </w:r>
    </w:p>
    <w:p w14:paraId="46446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如第八章所述，垄断一级评估权是核心。优势群体通过控制教育、媒体、文化产业等关键「意义生产部门」，来推广一套将他们自身的特质和利益，定义为「优越」和「普适」的评估标准。</w:t>
      </w:r>
    </w:p>
    <w:p w14:paraId="4BF949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7194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宣扬一种以个人奋斗、财富积累和消费能力为核心的「成功」定义。这种叙事，一方面将社会结构性的不平等，巧妙地转化为个人能力和努力程度的差异，从而为现状的合理性辩护（「你穷是因为你不努力」）；另一方面，也为劣势群体提供了一个看似开放的、可以通过个人奋斗实现阶层跨越的「美梦」，从而消解其进行集体反抗的意愿。</w:t>
      </w:r>
    </w:p>
    <w:p w14:paraId="22CAE1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884B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复杂的社会问题，定义为只有「专家」才能理解和解决的「技术问题」，从而将普通民众排除在公共决策之外。通过构建一套普通人难以掌握的「专业术语」和「理论模型」，精英阶层垄断了对社会现实的「解释权」。</w:t>
      </w:r>
    </w:p>
    <w:p w14:paraId="341230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321C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通过控制历史教科书和主流历史叙事，将现行秩序描绘成历史发展的必然和最优结果，而将历史上那些失败的、另类的反抗和探索，描绘为「愚昧」、「倒退」或「乌托邦幻想」。</w:t>
      </w:r>
    </w:p>
    <w:p w14:paraId="3304DB9B">
      <w:pPr>
        <w:pStyle w:val="7"/>
        <w:numPr>
          <w:ilvl w:val="0"/>
          <w:numId w:val="27"/>
        </w:numPr>
        <w:bidi w:val="0"/>
        <w:rPr>
          <w:rFonts w:hint="eastAsia" w:ascii="宋体" w:hAnsi="宋体" w:eastAsia="宋体" w:cs="宋体"/>
          <w:lang w:val="en-US" w:eastAsia="zh-CN"/>
        </w:rPr>
      </w:pPr>
      <w:r>
        <w:rPr>
          <w:rFonts w:hint="eastAsia" w:ascii="宋体" w:hAnsi="宋体" w:eastAsia="宋体" w:cs="宋体"/>
          <w:lang w:val="en-US" w:eastAsia="zh-CN"/>
        </w:rPr>
        <w:t>符号、仪式与身体规训</w:t>
      </w:r>
    </w:p>
    <w:p w14:paraId="40D4CD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霸权的维系，不仅依赖于明确的言说和论证，更深刻地依赖于一种非语言的、作用于感官和潜意识的「权力的美学」。「权力的符号象征将集体的观念共识锚定为某种固定形式，绑定了观念与物质，沉淀为某种仪式」（附录3.2）。这些仪式通过重复展演代表权威的符号，将抽象的权力差序，转化为具体的、可感知的、甚至是令人敬畏的身体体验，从而在情感和身体层面完成对秩序的认同。</w:t>
      </w:r>
    </w:p>
    <w:p w14:paraId="122904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CEEF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神圣仪式的现代变体：从古代的「宗教献祭」到现代资本主义的「上市敲钟」，其内在逻辑一脉相承。在纽约证券交易所那宏伟的大厅里，一位成功的企业家敲响开市钟，这一高度符号化的行为，通过全球媒体的直播，将「资本的胜利」这一核心观念，沉淀为一个庄严、神圣的仪式。它将无形的金融权力，与可见的荣耀时刻、与交易所大屏上跳动的数字（圣物）绑定，从而在集体心理中，将资本的逻辑自然化和神圣化。</w:t>
      </w:r>
    </w:p>
    <w:p w14:paraId="5AB604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9B73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空间与身体的规训：权力通过对物理空间的精心设计，来规训身处其中的个体。宏伟的政府大楼、高耸入云的银行总部，其建筑语言本身就在宣告着权力的威严与不可撼动。在法庭上，法官高高在上的座位、繁复的法袍和庄重的程序，无时无刻不在通过身体的姿态和空间的区隔，来强化法律的权威和个体的渺小。这些设计，都在话语之外，完成了对权力差序的身体层面确认。</w:t>
      </w:r>
    </w:p>
    <w:p w14:paraId="1AAF8F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6EA7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主义的仪式展演：在当代社会，消费本身也充满了仪式性。一场奢侈品牌的时装秀，其功能远不止是展示服装，它是一场精心策划的、定义「品味」和「地位」的仪式。通过邀请特定的名流、布置梦幻的场景、运用专业的灯光和音乐，它将一件商品，转化为一个承载着渴望与身份认同的符号。普通消费者通过购买和使用这些符号（如一个名牌包），来参与这场仪式，从而在无意识中，内化了这套由消费文化所定义的价值评估体系。</w:t>
      </w:r>
    </w:p>
    <w:p w14:paraId="09B0D6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AFD6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通过符号、仪式和空间所进行的「美学规训」，其力量之所以强大，正在于它的「非理性」和「沉浸式」。它绕过了我们大脑的批判性思维，直接作用于我们的情感、身体和集体记忆，将一套人为建构的权力关系，塑造成一种如同自然法则般不言自明、甚至值得向往的「美学体验」。这是护城河最深层、也最难以被言语所撼动的文化地基。</w:t>
      </w:r>
    </w:p>
    <w:p w14:paraId="4B49F9FB">
      <w:pPr>
        <w:pStyle w:val="7"/>
        <w:numPr>
          <w:ilvl w:val="0"/>
          <w:numId w:val="27"/>
        </w:numPr>
        <w:bidi w:val="0"/>
        <w:rPr>
          <w:rFonts w:hint="eastAsia" w:ascii="宋体" w:hAnsi="宋体" w:eastAsia="宋体" w:cs="宋体"/>
          <w:lang w:val="en-US" w:eastAsia="zh-CN"/>
        </w:rPr>
      </w:pPr>
      <w:r>
        <w:rPr>
          <w:rFonts w:hint="eastAsia" w:ascii="宋体" w:hAnsi="宋体" w:eastAsia="宋体" w:cs="宋体"/>
          <w:lang w:val="en-US" w:eastAsia="zh-CN"/>
        </w:rPr>
        <w:t>威胁的「他者化」建构</w:t>
      </w:r>
    </w:p>
    <w:p w14:paraId="66F23A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为了巩固内部的团结和对秩序的认同，优势群体常常需要建构一个或多个外部的/内部的「他者」，作为秩序的威胁和敌人。</w:t>
      </w:r>
    </w:p>
    <w:p w14:paraId="6691A8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CCFD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通过渲染「外部威胁」（如敌对国家、恐怖主义、非法移民），来激发民众的民族主义和爱国主义情感，从而将内部的阶级矛盾，转移为一致对外的民族矛盾。</w:t>
      </w:r>
    </w:p>
    <w:p w14:paraId="45BB47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8F31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社会问题（如失业、犯罪）的责任，归咎于某些内部的少数群体（如少数族裔、特定的宗教信徒、性少数群体）。通过对这些「替罪羊」的污名化和排斥，来宣泄底层民众的不满，并加固「我们」这个主流群体的身份认同。</w:t>
      </w:r>
    </w:p>
    <w:p w14:paraId="19604FBC">
      <w:pPr>
        <w:pStyle w:val="7"/>
        <w:numPr>
          <w:ilvl w:val="0"/>
          <w:numId w:val="27"/>
        </w:numPr>
        <w:bidi w:val="0"/>
        <w:rPr>
          <w:rFonts w:hint="eastAsia" w:ascii="宋体" w:hAnsi="宋体" w:eastAsia="宋体" w:cs="宋体"/>
          <w:lang w:val="en-US" w:eastAsia="zh-CN"/>
        </w:rPr>
      </w:pPr>
      <w:r>
        <w:rPr>
          <w:rFonts w:hint="eastAsia" w:ascii="宋体" w:hAnsi="宋体" w:eastAsia="宋体" w:cs="宋体"/>
          <w:lang w:val="en-US" w:eastAsia="zh-CN"/>
        </w:rPr>
        <w:t>反抗的「收编」与「商业化」</w:t>
      </w:r>
    </w:p>
    <w:p w14:paraId="48ABC0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当来自护城河外的反抗文化和符号（如摇滚乐、嘻哈文化、环保主义）表现出强大的生命力时，话语霸权的更高明之处，不在于直接镇压，而在于「收编」（Co-optation）。</w:t>
      </w:r>
    </w:p>
    <w:p w14:paraId="05AEE1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7AB3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这些原本具有颠覆性的文化符号，剥离其激进的政治内核，将其改造为一种无害的、可以被消费的「时尚」和「生活方式」。切·格瓦拉的头像被印在T恤上，环保主义变成了购买昂贵「有机产品」的消费行为。通过这种方式，反抗的能量被安全地引导和释放，甚至转化为了新的商业利润。</w:t>
      </w:r>
    </w:p>
    <w:p w14:paraId="681425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7D37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话语霸权的建立，使得优势群体的统治，从单纯的「强制」（Coercion）上升到了「领导」（Leadership）。它让被统治者在思想上「同意」被统治，从而极大地降低了维持秩序的成本。这是护城河最坚固、也最隐蔽的一道防线。</w:t>
      </w:r>
    </w:p>
    <w:p w14:paraId="2158DF24">
      <w:pPr>
        <w:pStyle w:val="6"/>
        <w:bidi w:val="0"/>
        <w:rPr>
          <w:rFonts w:hint="eastAsia" w:ascii="宋体" w:hAnsi="宋体" w:eastAsia="宋体" w:cs="宋体"/>
          <w:lang w:val="en-US" w:eastAsia="zh-CN"/>
        </w:rPr>
      </w:pPr>
      <w:r>
        <w:rPr>
          <w:rFonts w:hint="eastAsia" w:ascii="宋体" w:hAnsi="宋体" w:eastAsia="宋体" w:cs="宋体"/>
          <w:lang w:val="en-US" w:eastAsia="zh-CN"/>
        </w:rPr>
        <w:t>第三大支柱：暴力的垄断（Monopoly of Violence）</w:t>
      </w:r>
    </w:p>
    <w:p w14:paraId="2268CF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最后，当制度的锁定和话语的霸权都无法完全遏制来自护城河外的挑战时，优势群体将动用其最后、也是最硬核的维稳工具——国家所垄断的合法暴力机器。</w:t>
      </w:r>
    </w:p>
    <w:p w14:paraId="1FD9A3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F52F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警察与司法系统是日常维持秩序、处理「越界者」的主要力量。它们负责执行法律，镇压骚乱，并将那些被制度和话语定义为「犯罪分子」或「破坏者」的人，进行隔离和惩罚。</w:t>
      </w:r>
    </w:p>
    <w:p w14:paraId="19C804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3C78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通过现代技术，国家能够对社会进行前所未有的严密监控，以「国家安全」为名，监听和渗透那些被认为是「颠覆性」的组织和个人，将反抗扼杀在萌芽状态。</w:t>
      </w:r>
    </w:p>
    <w:p w14:paraId="744E37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9382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在面临最严重的、危及政权根本的挑战时，军队将作为最终的「底牌」被动用，进行最彻底的物理清除。</w:t>
      </w:r>
    </w:p>
    <w:p w14:paraId="5BCB1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7750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大支柱——制度的锁定、话语的霸权、暴力的垄断——相互支撑，共同构筑起了一条深、宽、且防守严密的「稳定护城河」。它使得优势群体的地位，在大多数时候都显得坚不可摧。然而，历史反复证明，没有任何一座城堡是永恒的。在护城河外的广阔边缘地带，突破的力量，正在以各种意想不到的方式，悄然积聚。</w:t>
      </w:r>
    </w:p>
    <w:p w14:paraId="31A2288C">
      <w:pPr>
        <w:pStyle w:val="5"/>
        <w:bidi w:val="0"/>
        <w:rPr>
          <w:rFonts w:hint="eastAsia" w:ascii="宋体" w:hAnsi="宋体" w:eastAsia="宋体" w:cs="宋体"/>
          <w:lang w:val="en-US" w:eastAsia="zh-CN"/>
        </w:rPr>
      </w:pPr>
      <w:r>
        <w:rPr>
          <w:rFonts w:hint="eastAsia" w:ascii="宋体" w:hAnsi="宋体" w:eastAsia="宋体" w:cs="宋体"/>
          <w:lang w:val="en-US" w:eastAsia="zh-CN"/>
        </w:rPr>
        <w:t>护城河的突破：劣势群体的创造性反抗</w:t>
      </w:r>
    </w:p>
    <w:p w14:paraId="287F13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优势群体构筑的坚固护城河，身处边缘的劣势群体并非只能被动地接受命运。他们的反抗，或许不像正面攻城那样声势浩大，但却像水滴石穿一样，充满了韧性和创造力。他们无法在「护城河之内」的游戏规则中获胜，于是，他们选择在「护城河之外」的边缘地带，开辟新的战场，创造新的规则。其核心策略，可以概括为对「制度空白」的利用和对「解释弹性」的撬动。</w:t>
      </w:r>
    </w:p>
    <w:p w14:paraId="19B6A6CD">
      <w:pPr>
        <w:pStyle w:val="6"/>
        <w:bidi w:val="0"/>
        <w:rPr>
          <w:rFonts w:hint="eastAsia" w:ascii="宋体" w:hAnsi="宋体" w:eastAsia="宋体" w:cs="宋体"/>
          <w:lang w:val="en-US" w:eastAsia="zh-CN"/>
        </w:rPr>
      </w:pPr>
      <w:r>
        <w:rPr>
          <w:rFonts w:hint="eastAsia" w:ascii="宋体" w:hAnsi="宋体" w:eastAsia="宋体" w:cs="宋体"/>
          <w:lang w:val="en-US" w:eastAsia="zh-CN"/>
        </w:rPr>
        <w:t>第一大策略：利用制度空白（Exploiting Institutional Voids）</w:t>
      </w:r>
    </w:p>
    <w:p w14:paraId="374EEC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无论其多么严密，都不可能覆盖社会生活的所有角落。在新技术出现、社会结构变迁的时期，尤其会涌现出大量的「制度空白」或「灰色地带」。这些地带，是法律和规范尚未明确界定、主流权力尚未有效渗透的「三不管」区域，它们为劣势群体提供了宝贵的、可以进行「野蛮生长」的缝隙空间。</w:t>
      </w:r>
    </w:p>
    <w:p w14:paraId="7F8F427E">
      <w:pPr>
        <w:pStyle w:val="7"/>
        <w:numPr>
          <w:ilvl w:val="0"/>
          <w:numId w:val="28"/>
        </w:numPr>
        <w:bidi w:val="0"/>
        <w:rPr>
          <w:rFonts w:hint="eastAsia" w:ascii="宋体" w:hAnsi="宋体" w:eastAsia="宋体" w:cs="宋体"/>
          <w:lang w:val="en-US" w:eastAsia="zh-CN"/>
        </w:rPr>
      </w:pPr>
      <w:r>
        <w:rPr>
          <w:rFonts w:hint="eastAsia" w:ascii="宋体" w:hAnsi="宋体" w:eastAsia="宋体" w:cs="宋体"/>
          <w:lang w:val="en-US" w:eastAsia="zh-CN"/>
        </w:rPr>
        <w:t>新技术催生的「法外之地」</w:t>
      </w:r>
    </w:p>
    <w:p w14:paraId="62ADE8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历史上，许多颠覆性的变革，都源于新技术所创造的制度空白。</w:t>
      </w:r>
    </w:p>
    <w:p w14:paraId="7568C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410B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如在互联网诞生初期，它是一个几乎不受任何国家主权管辖的「新大陆」。早期的黑客、极客和开源软件运动的先驱们，正是在这个制度空白地带，建立起了一套与主流商业逻辑截然不同的、基于共享、协作和去中心化的新秩序。维基百科、Linux系统等，都是在这片「法外之地」上结出的硕果。</w:t>
      </w:r>
    </w:p>
    <w:p w14:paraId="1F0C78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CB22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比特币和区块链技术的出现，创造了一个独立于主权国家银行体系之外的、全新的金融基础设施。对于那些在传统金融体系中被排斥的人（如无法获得银行账户的贫困人口、生活在恶性通胀国家的人民），加密货币为他们提供了一种可能的、虽然充满风险的「金融出路」。</w:t>
      </w:r>
    </w:p>
    <w:p w14:paraId="7C339AC5">
      <w:pPr>
        <w:pStyle w:val="7"/>
        <w:numPr>
          <w:ilvl w:val="0"/>
          <w:numId w:val="28"/>
        </w:numPr>
        <w:bidi w:val="0"/>
        <w:rPr>
          <w:rFonts w:hint="eastAsia" w:ascii="宋体" w:hAnsi="宋体" w:eastAsia="宋体" w:cs="宋体"/>
          <w:lang w:val="en-US" w:eastAsia="zh-CN"/>
        </w:rPr>
      </w:pPr>
      <w:r>
        <w:rPr>
          <w:rFonts w:hint="eastAsia" w:ascii="宋体" w:hAnsi="宋体" w:eastAsia="宋体" w:cs="宋体"/>
          <w:lang w:val="en-US" w:eastAsia="zh-CN"/>
        </w:rPr>
        <w:t>城市空间中的「非正式经济」</w:t>
      </w:r>
    </w:p>
    <w:p w14:paraId="7C3D05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在全球各大城市的边缘地带，普遍存在着一个庞大的「非正式经济」（Informal Economy）体系。从街头小贩、拾荒者，到没有合法执照的作坊和运输队，这些经济活动虽然不被官方统计和法律完全认可，但却为数以亿计的、被正式经济体系所排斥的底层民众，提供了赖以生存的根基。</w:t>
      </w:r>
    </w:p>
    <w:p w14:paraId="6906D6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59A0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他们利用城市规划的「空白」（如立交桥下、废弃的工业区），建立起自己的生存空间。他们发展出一套基于乡土关系和江湖信誉的「非正式规范」，来替代缺位的法律和合同。</w:t>
      </w:r>
    </w:p>
    <w:p w14:paraId="1B2AC7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C98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这种非正式经济，虽然脆弱且时常受到打压，但其展现出的惊人韧性和创造力，本身就是对僵化的、排斥性的主流经济秩序的一种无声反抗。</w:t>
      </w:r>
    </w:p>
    <w:p w14:paraId="37A4100A">
      <w:pPr>
        <w:pStyle w:val="7"/>
        <w:numPr>
          <w:ilvl w:val="0"/>
          <w:numId w:val="28"/>
        </w:numPr>
        <w:bidi w:val="0"/>
        <w:rPr>
          <w:rFonts w:hint="eastAsia" w:ascii="宋体" w:hAnsi="宋体" w:eastAsia="宋体" w:cs="宋体"/>
          <w:lang w:val="en-US" w:eastAsia="zh-CN"/>
        </w:rPr>
      </w:pPr>
      <w:r>
        <w:rPr>
          <w:rFonts w:hint="eastAsia" w:ascii="宋体" w:hAnsi="宋体" w:eastAsia="宋体" w:cs="宋体"/>
          <w:lang w:val="en-US" w:eastAsia="zh-CN"/>
        </w:rPr>
        <w:t>社会运动的「组织创新」</w:t>
      </w:r>
    </w:p>
    <w:p w14:paraId="36B0C4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当传统的组织形式（如政党、工会）被纳入体制内或受到严密监控时，社会运动的积极分子会利用制度的空白，创造出新的、更灵活、更难被镇压的组织形态。</w:t>
      </w:r>
    </w:p>
    <w:p w14:paraId="70E339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B89D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近年来全球各地涌现的许多抗议活动，都呈现出「无领袖」、「去中心化」的特征。它们通过加密通讯软件和社交媒体进行松散的连接和协调，没有一个可以被「斩首」的中心指挥部。这种「像水一样」（Be Water）的组织形态，正是对传统维稳体系的一次「降维打击」。</w:t>
      </w:r>
    </w:p>
    <w:p w14:paraId="6BCFFF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C4A0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利用制度空白，是一种「空间上」的突破策略。它不是直接挑战护城河的城墙，而是在城墙之外，找到一片可以「另起炉灶」的新土地。然而，这种策略也面临着巨大的风险：一旦这些「新生事物」发展壮大到足以威胁主流秩序时，优势群体必然会通过立法和监管，来填补这些「制度空白」，试图将这些「法外之地」重新纳入其管辖范围。因此，仅仅有空间的突破是不够的，更深刻的突破，必须在意义和认知的层面上展开。</w:t>
      </w:r>
    </w:p>
    <w:p w14:paraId="09282158">
      <w:pPr>
        <w:pStyle w:val="6"/>
        <w:bidi w:val="0"/>
        <w:rPr>
          <w:rFonts w:hint="eastAsia" w:ascii="宋体" w:hAnsi="宋体" w:eastAsia="宋体" w:cs="宋体"/>
          <w:lang w:val="en-US" w:eastAsia="zh-CN"/>
        </w:rPr>
      </w:pPr>
      <w:r>
        <w:rPr>
          <w:rFonts w:hint="eastAsia" w:ascii="宋体" w:hAnsi="宋体" w:eastAsia="宋体" w:cs="宋体"/>
          <w:lang w:val="en-US" w:eastAsia="zh-CN"/>
        </w:rPr>
        <w:t>第二大策略：撬动解释弹性（Leveraging Interpretive Flexibility）</w:t>
      </w:r>
    </w:p>
    <w:p w14:paraId="070355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制度和话语，其意义都不是完全封闭和固化的。它们都存在着「解释的弹性」，即可以被从不同的角度、为了不同的目的，进行重新解读和挪用。劣势群体的文化反抗，其核心就是撬动这种解释弹性，对优势群体建构的主流意义体系，进行一场「游击战」式的意义争夺。</w:t>
      </w:r>
    </w:p>
    <w:p w14:paraId="20A2AB31">
      <w:pPr>
        <w:pStyle w:val="7"/>
        <w:numPr>
          <w:ilvl w:val="0"/>
          <w:numId w:val="29"/>
        </w:numPr>
        <w:bidi w:val="0"/>
        <w:rPr>
          <w:rFonts w:hint="eastAsia" w:ascii="宋体" w:hAnsi="宋体" w:eastAsia="宋体" w:cs="宋体"/>
          <w:lang w:val="en-US" w:eastAsia="zh-CN"/>
        </w:rPr>
      </w:pPr>
      <w:r>
        <w:rPr>
          <w:rFonts w:hint="eastAsia" w:ascii="宋体" w:hAnsi="宋体" w:eastAsia="宋体" w:cs="宋体"/>
          <w:lang w:val="en-US" w:eastAsia="zh-CN"/>
        </w:rPr>
        <w:t>「文化盗猎」（Cultural Bricolage/Poaching）</w:t>
      </w:r>
    </w:p>
    <w:p w14:paraId="6F21C6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法国思想家米歇尔·德·塞托（Michel de Certeau）指出，普通人并非主流文化的被动消费者，而是积极的「盗猎者」（Poachers）。他们像在别人的领地上打猎一样，挪用主流文化的产品（如电影、音乐、商品），并赋予其自身阶层所独有的、甚至是颠覆性的新意义。</w:t>
      </w:r>
    </w:p>
    <w:p w14:paraId="4C8DD7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6397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工人阶级青年将原本象征上层社会的西装，进行夸张的改造，创造出「泰迪男孩」风格，以此来嘲讽和挑战既有的阶级品味。黑人音乐家挪用白人上流社会的古典音乐元素，并将其与非洲节奏融合，创造出爵士乐这一全新的、充满生命力的艺术形式。</w:t>
      </w:r>
    </w:p>
    <w:p w14:paraId="01968B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24E8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些原本用来侮辱和贬低特定群体的词语（如「酷儿」Queer，「黑鬼」Nigger），被这些群体自身所挪用，并被赋予了骄傲、团结和反抗的新内涵。通过这种方式，话语的「武器」被从压迫者手中夺走，变成了被压迫者自我赋权的旗帜。</w:t>
      </w:r>
    </w:p>
    <w:p w14:paraId="14490C55">
      <w:pPr>
        <w:pStyle w:val="7"/>
        <w:numPr>
          <w:ilvl w:val="0"/>
          <w:numId w:val="29"/>
        </w:numPr>
        <w:bidi w:val="0"/>
        <w:rPr>
          <w:rFonts w:hint="eastAsia" w:ascii="宋体" w:hAnsi="宋体" w:eastAsia="宋体" w:cs="宋体"/>
          <w:lang w:val="en-US" w:eastAsia="zh-CN"/>
        </w:rPr>
      </w:pPr>
      <w:r>
        <w:rPr>
          <w:rFonts w:hint="eastAsia" w:ascii="宋体" w:hAnsi="宋体" w:eastAsia="宋体" w:cs="宋体"/>
          <w:lang w:val="en-US" w:eastAsia="zh-CN"/>
        </w:rPr>
        <w:t>「弱者的武器」（Weapons of the Weak）</w:t>
      </w:r>
    </w:p>
    <w:p w14:paraId="5E0749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人类学家詹姆斯·斯科特（James C. Scott）通过对东南亚农民的研究，发现那些无力进行公开反抗的底层民众，发展出了一整套日常的、隐蔽的「弱者的武器」来对抗强权。</w:t>
      </w:r>
    </w:p>
    <w:p w14:paraId="0086D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9AF6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在公开场合，他们可能会表现出对地主和官员的顺从，说着一套符合官方要求的「公开文本」（Public Transcript）。但在私下里，在他们的歌谣、笑话和闲谈中，流传着一套完全不同的、充满嘲讽、蔑视和反抗情绪的「隐藏文本」（Hidden Transcript）。这个「隐藏文本」的空间，是他们维持尊严、凝聚共识、并为可能的公开反抗积蓄力量的「文化根据地」。</w:t>
      </w:r>
    </w:p>
    <w:p w14:paraId="191F14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7062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磨洋工、装傻、背后说坏话、偷懒、小偷小摸等看似微不足道的日常行为，来消极地抵制不公正的制度。这些行为单个来看，都构不成公开的叛乱，但当它们汇集在一起时，就构成了对统治体系效率和合法性的持续「侵蚀」。</w:t>
      </w:r>
    </w:p>
    <w:p w14:paraId="1FA5A0ED">
      <w:pPr>
        <w:pStyle w:val="7"/>
        <w:numPr>
          <w:ilvl w:val="0"/>
          <w:numId w:val="29"/>
        </w:numPr>
        <w:bidi w:val="0"/>
        <w:rPr>
          <w:rFonts w:hint="eastAsia" w:ascii="宋体" w:hAnsi="宋体" w:eastAsia="宋体" w:cs="宋体"/>
          <w:lang w:val="en-US" w:eastAsia="zh-CN"/>
        </w:rPr>
      </w:pPr>
      <w:r>
        <w:rPr>
          <w:rFonts w:hint="eastAsia" w:ascii="宋体" w:hAnsi="宋体" w:eastAsia="宋体" w:cs="宋体"/>
          <w:lang w:val="en-US" w:eastAsia="zh-CN"/>
        </w:rPr>
        <w:t>另类知识体系的建构</w:t>
      </w:r>
    </w:p>
    <w:p w14:paraId="5776D9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面对主流话语霸权，劣势群体还会努力去发掘、整理和创造属于自己的「另类知识体系」（Alternative Knowledge Systems），来对抗精英的「专业主义」和「官方历史」。</w:t>
      </w:r>
    </w:p>
    <w:p w14:paraId="1C0D8F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71B5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一些历史学家开始尝试从故纸堆中，发掘那些被主流历史所遗忘的、来自农民、工人、妇女等「底层」群体的声音和叙事，来重写一部「自下而上」的历史。</w:t>
      </w:r>
    </w:p>
    <w:p w14:paraId="6E4A66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E9E8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这些理论系统地批判了以男性中心、异性恋为「正常」标准的传统知识体系，并发展出了一套全新的概念工具（如「父权制」、「社会性别」），来揭示和挑战那些被视为「自然」的权力关系。</w:t>
      </w:r>
    </w:p>
    <w:p w14:paraId="76FFF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02FB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撬动解释弹性，是一种「意义上」的突破策略。它通过争夺对符号、历史和「常识」的解释权，来动摇护城河的「话语地基」。当越来越多的人不再相信城堡的「神圣性」和「永恒性」时，即便其物理城墙依然高耸，其崩溃也只是时间问题。</w:t>
      </w:r>
    </w:p>
    <w:p w14:paraId="39A8577F">
      <w:pPr>
        <w:pStyle w:val="5"/>
        <w:bidi w:val="0"/>
        <w:rPr>
          <w:rFonts w:hint="eastAsia" w:ascii="宋体" w:hAnsi="宋体" w:eastAsia="宋体" w:cs="宋体"/>
          <w:lang w:val="en-US" w:eastAsia="zh-CN"/>
        </w:rPr>
      </w:pPr>
      <w:r>
        <w:rPr>
          <w:rFonts w:hint="eastAsia" w:ascii="宋体" w:hAnsi="宋体" w:eastAsia="宋体" w:cs="宋体"/>
          <w:lang w:val="en-US" w:eastAsia="zh-CN"/>
        </w:rPr>
        <w:t>结论：在裂缝中生长的未来</w:t>
      </w:r>
    </w:p>
    <w:p w14:paraId="67BB32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以「护城河」为核心意象，描绘了一幅社会秩序维持与突破的动态斗争图景。我们看到，护城河之内，优势群体通过制度锁定、话语霸权和暴力垄断，构筑起坚固的防御工事，试图将一个充满不确定性的世界，凝固为一个对他们有利的、永恒的「有限确定」。护城河之外，劣势群体则在边缘的夹缝中，利用制度空白和解释弹性，展开着一场场「空间」与「意义」的游击战，试图在凝固的秩序上，重新凿开通往「无限可能性」的裂缝。</w:t>
      </w:r>
    </w:p>
    <w:p w14:paraId="0B4F4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B182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这场围绕护城河的永恒博弈，揭示了社会变迁的深刻辩证法：</w:t>
      </w:r>
    </w:p>
    <w:p w14:paraId="105D8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E89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稳定与变革的共生：秩序的稳定，并非源于其完美无缺，恰恰相反，它正是通过不断地应对和「收编」来自边缘的挑战，才得以维持其动态平衡。而变革的火种，也并非凭空产生，它正是在对既有秩序的压迫性体验和创造性反抗中，才得以孕育和点燃。稳定之中蕴含着变革的种子，变革的最终目标，又是建立一种新的、更公正的稳定。</w:t>
      </w:r>
    </w:p>
    <w:p w14:paraId="2789BA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构与能动性的互动：「护城河」代表着强大的、制约着个人选择的社会结构。但身处其中的行动者，无论是优势群体还是劣势群体，都并非被结构完全决定的「木偶」。他们都拥有能动性（Agency），能够运用自己的智慧和资源，去维护或挑战这个结构。社会历史，正是在这种结构与能动性的持续互动、相互塑造中展开的。</w:t>
      </w:r>
    </w:p>
    <w:p w14:paraId="6444B8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CDE3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这套「护城河」的分析框架，我们就能以一种更深刻、更具穿透力的眼光，去看待我们周围的世界。我们会看到，一场关于最低工资标准的立法辩论，其背后是劳工与资本围绕「经济制度」护城河的攻防。我们会看到，一场关于历史教科书内容的争议，其本质是不同群体围绕「话语霸权」护城河的意义争夺。我们会看到，一个城市里「共享单车」的兴起与规范，正是一个利用「制度空白」进行创新，并最终被纳入主流秩序的完整案例。</w:t>
      </w:r>
    </w:p>
    <w:p w14:paraId="65C897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974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个分析框架最终将我们引向一个更具挑战性的实践性问题。作为认识到这一切的个体，我们该如何自处？我们每个人，在某种程度上，都同时生活在多重「护城河」的内外。在某些身份上，我们可能是受益于秩序的「内部人」；在另一些身份上，我们又可能是被排斥的「外部人」。</w:t>
      </w:r>
    </w:p>
    <w:p w14:paraId="3EAE45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A679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我们该如何识别和反思自己身上那些不自觉地维护着不公正护城河的思想和行为？</w:t>
      </w:r>
    </w:p>
    <w:p w14:paraId="0A5D58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我们又该如何运用我们所拥有的资源和能动性，去支持那些来自护城河外的、旨在创造一个更公平、更多元的世界的突破性努力？</w:t>
      </w:r>
    </w:p>
    <w:p w14:paraId="0CD8DC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在一个充满结构性不公，但又需要秩序来维持基本生存的复杂世界里，一个负责任的「实在建构者」，其行动的伦理和策略应该是什么？</w:t>
      </w:r>
    </w:p>
    <w:p w14:paraId="1B709A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1F0C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问题，已经超出了社会哲学的批判范畴，而进入了实践论的领域。我们已经诊断了「评估的枷锁」，也勘探了「护城河」的战场，现在，是时候转向我们旅程的最后一部分了。在那里，我们将不再仅仅是作为分析者和批判者，而是作为行动者，去探索——如何在一个充满限制的「有限确定」的世界里，重新开启通往「无限可能」的道路。</w:t>
      </w:r>
    </w:p>
    <w:p w14:paraId="74C72412">
      <w:pPr>
        <w:rPr>
          <w:rFonts w:hint="eastAsia" w:ascii="宋体" w:hAnsi="宋体" w:eastAsia="宋体" w:cs="宋体"/>
          <w:lang w:val="en-US" w:eastAsia="zh-CN"/>
        </w:rPr>
      </w:pPr>
      <w:r>
        <w:rPr>
          <w:rFonts w:hint="eastAsia" w:ascii="宋体" w:hAnsi="宋体" w:eastAsia="宋体" w:cs="宋体"/>
          <w:lang w:val="en-US" w:eastAsia="zh-CN"/>
        </w:rPr>
        <w:br w:type="page"/>
      </w:r>
    </w:p>
    <w:p w14:paraId="44D93D8D">
      <w:pPr>
        <w:pStyle w:val="3"/>
        <w:bidi w:val="0"/>
        <w:rPr>
          <w:rFonts w:hint="eastAsia" w:ascii="宋体" w:hAnsi="宋体" w:eastAsia="宋体" w:cs="宋体"/>
          <w:lang w:val="en-US" w:eastAsia="zh-CN"/>
        </w:rPr>
      </w:pPr>
      <w:bookmarkStart w:id="40" w:name="_Toc1678262878"/>
      <w:bookmarkStart w:id="41" w:name="_Toc233460284"/>
      <w:r>
        <w:rPr>
          <w:rFonts w:hint="eastAsia" w:ascii="宋体" w:hAnsi="宋体" w:eastAsia="宋体" w:cs="宋体"/>
          <w:lang w:val="en-US" w:eastAsia="zh-CN"/>
        </w:rPr>
        <w:t>第四部分：实践——重返无限</w:t>
      </w:r>
      <w:bookmarkEnd w:id="40"/>
      <w:bookmarkEnd w:id="41"/>
    </w:p>
    <w:p w14:paraId="2507DCA4">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前瞻后顾，持灯探渊。当下之实，乃往昔凝聚。未来之能，待心光明昧。</w:t>
      </w:r>
    </w:p>
    <w:p w14:paraId="24050161">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执念则僵摆，破障方得生。守成非固步，实贵生不息。</w:t>
      </w:r>
    </w:p>
    <w:p w14:paraId="1F48547B">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变数之繁，当求至简。枢机之要，必设双途。歧路之众，宜开三门。</w:t>
      </w:r>
    </w:p>
    <w:p w14:paraId="5EE21A34">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瑕垢之现，务去勿滞。非取至善，而在恒择。容错非损，实留转圜。</w:t>
      </w:r>
    </w:p>
    <w:p w14:paraId="75C3E848">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故当于时序中留余白，于天地间设别径，于衡尺外存万端。</w:t>
      </w:r>
    </w:p>
    <w:p w14:paraId="26DB0690">
      <w:p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&gt; 但教根本不绝，万法皆归宗也。</w:t>
      </w:r>
    </w:p>
    <w:p w14:paraId="1EADE61F">
      <w:pPr>
        <w:snapToGrid/>
        <w:spacing w:beforeAutospacing="0" w:afterAutospacing="0" w:line="288" w:lineRule="auto"/>
        <w:ind w:right="0" w:rightChars="0"/>
        <w:jc w:val="both"/>
        <w:rPr>
          <w:rFonts w:hint="eastAsia"/>
          <w:lang w:val="en-US" w:eastAsia="zh-CN"/>
        </w:rPr>
      </w:pPr>
      <w:r>
        <w:rPr>
          <w:rFonts w:hint="eastAsia" w:ascii="宋体" w:hAnsi="宋体" w:eastAsia="宋体" w:cs="宋体"/>
          <w:sz w:val="24"/>
          <w:lang w:val="en-US" w:eastAsia="zh-CN"/>
        </w:rPr>
        <w:t>&gt; ——《进階rc·赘言·践真》</w:t>
      </w:r>
    </w:p>
    <w:p w14:paraId="44F247DB">
      <w:pPr>
        <w:pStyle w:val="4"/>
        <w:bidi w:val="0"/>
        <w:rPr>
          <w:rFonts w:hint="eastAsia" w:ascii="宋体" w:hAnsi="宋体" w:eastAsia="宋体" w:cs="宋体"/>
          <w:lang w:val="en-US" w:eastAsia="zh-CN"/>
        </w:rPr>
      </w:pPr>
      <w:bookmarkStart w:id="42" w:name="_Toc1513970848"/>
      <w:bookmarkStart w:id="43" w:name="_Toc314370119"/>
      <w:r>
        <w:rPr>
          <w:rFonts w:hint="eastAsia" w:ascii="宋体" w:hAnsi="宋体" w:eastAsia="宋体" w:cs="宋体"/>
          <w:lang w:val="en-US" w:eastAsia="zh-CN"/>
        </w:rPr>
        <w:t>第十章 选择的艺术：在确定性中预留可能性</w:t>
      </w:r>
      <w:bookmarkEnd w:id="42"/>
      <w:bookmarkEnd w:id="43"/>
    </w:p>
    <w:p w14:paraId="3C1818C5">
      <w:pPr>
        <w:pStyle w:val="5"/>
        <w:bidi w:val="0"/>
        <w:rPr>
          <w:rFonts w:hint="eastAsia" w:ascii="宋体" w:hAnsi="宋体" w:eastAsia="宋体" w:cs="宋体"/>
          <w:lang w:val="en-US" w:eastAsia="zh-CN"/>
        </w:rPr>
      </w:pPr>
      <w:r>
        <w:rPr>
          <w:rFonts w:hint="eastAsia" w:ascii="宋体" w:hAnsi="宋体" w:eastAsia="宋体" w:cs="宋体"/>
          <w:lang w:val="en-US" w:eastAsia="zh-CN"/>
        </w:rPr>
        <w:t>引言：从批判到行动的转向</w:t>
      </w:r>
    </w:p>
    <w:p w14:paraId="209C10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的思想旅程已经跨越了三个广阔的领域。在「本体论」中，我们奠定了「实在建构」的哲学基石，将世界理解为一个从「无限可能」到「有限确定」的动态过程。在「认识论」中，我们审视了人类用以建构的工具——认知、语言与理论，揭示了其「降维」的本质与边界。在「社会哲学」中，我们运用这套框架，对人类最复杂的建构产物——社会秩序——进行了深刻的批判，揭露了「评估的枷锁」如何束缚我们，以及「护城河」的内外如何上演着永恒的斗争。</w:t>
      </w:r>
    </w:p>
    <w:p w14:paraId="2909A5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FA34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分析是冷静的，甚至在某种程度上是悲观的。我们看到了个体在强大的社会结构和评估体系面前的渺小，看到了优势群体维护其秩序的系统性力量。然而，如果我们的旅程仅仅停留于此，那将是一种智识上的不负责任。批判，如果不能导向行动的智慧，最终只会沦为一种精致的虚无主义。</w:t>
      </w:r>
    </w:p>
    <w:p w14:paraId="356941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4CE7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因此，本书的第四部分，将完成一个决定性的转向：从「是什么」（Is）的分析，转向「怎么办」（How to）；从对世界的「解释」，转向对行动的「指引」。我们将从一个批判性的观察者，转变为一个积极的、负责任的「实在建构者」。我们将要探讨的，不再是世界如何凝固为「有限确定」，而是我们——作为被这确定性所塑造、却又不甘于被其完全决定的个体——如何能够重新开启通往「无限可能」的道路。</w:t>
      </w:r>
    </w:p>
    <w:p w14:paraId="5120FC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F3E6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这一部分的开篇，第十章，我们将从最基础、最核心的实践单元开始：选择。</w:t>
      </w:r>
    </w:p>
    <w:p w14:paraId="603D96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C5A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生，在某种意义上，就是一连串选择的总和。从早上选择穿什么衣服，到职业道路上的重大抉择，再到面对道德困境时的立场站队，我们无时无刻不在选择。然而，本书前面的所有论述，都在向我们揭示一个事实：我们的选择，远非如我们想象的那样「自由」。它们被我们的认知框架所局限，被我们所处的社会秩序所规训，被评估的枷锁所引导。我们常常是在一个被预先设定好的、狭窄的「选项菜单」中进行选择，而误以为自己是菜单的设计者。</w:t>
      </w:r>
    </w:p>
    <w:p w14:paraId="6484DF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730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那么，在一个充满限制的「有限确定」的世界里，一个清醒的「实在建构者」，其「选择的艺术」应该是什么？</w:t>
      </w:r>
    </w:p>
    <w:p w14:paraId="4210F8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40C4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要提出的核心论点是：智慧选择的精髓，不在于每一次都选中最优的、能带来即时效用最大化的「正确答案」，而在于通过一系列的选择，为自己和他人系统性地、持续地「预留」和「创造」出未来更大的可能性空间。这是一种「可能性导向」（Possibility-Oriented）而非「效用导向」（Utility-Oriented）的决策哲学。</w:t>
      </w:r>
    </w:p>
    <w:p w14:paraId="2F3FC0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FFDC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从个体层面出发，深入探讨这种「选择的艺术」的具体实践策略。首先，我们将建立一个「可用余量」的理论框架，论证「冗余」和「弹性」在对抗不确定性、保留选择权上的核心价值。接着，我们将分析两种关键的决策模型：「可逆选择」与「杠杆选择」，前者教我们如何安全地探索未知，后者教我们如何以最小的投入撬动最大的可能性。</w:t>
      </w:r>
    </w:p>
    <w:p w14:paraId="2A1EC3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4EE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此基础上，我们将把视野从「选择什么」提升到「如何选择」，探讨一种「多模型思维」的实践方法。我们将学习如何像一个「多地图导航者」一样，在面对复杂决策时，主动切换和整合来自不同学科、不同视角的理论模型，以打破单一模型的认知囚笼。</w:t>
      </w:r>
    </w:p>
    <w:p w14:paraId="457B40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83D5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最后，我们将触及选择的伦理维度，探讨个体的选择如何能够超越自身的利益，为更广阔的社群和未来「预留可能性」。这将我们从一个精致的「利己主义者」，提升为一个负责任的「生态建构者」。</w:t>
      </w:r>
    </w:p>
    <w:p w14:paraId="64A60F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A0D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是一份写给每一个在凝固世界中感到窒息和迷茫的个体的「行动手册」。它不提供任何简单的成功公式，而是试图提供一套思维工具和行动原则，帮助我们在这场与「确定性」的漫长博弈中，重新夺回一点点宝贵的「可能性」的疆域。这就是我们「重返无限」的第一步。</w:t>
      </w:r>
    </w:p>
    <w:p w14:paraId="63B6EB36">
      <w:pPr>
        <w:pStyle w:val="5"/>
        <w:bidi w:val="0"/>
        <w:rPr>
          <w:rFonts w:hint="eastAsia" w:ascii="宋体" w:hAnsi="宋体" w:eastAsia="宋体" w:cs="宋体"/>
          <w:lang w:val="en-US" w:eastAsia="zh-CN"/>
        </w:rPr>
      </w:pPr>
      <w:r>
        <w:rPr>
          <w:rFonts w:hint="eastAsia" w:ascii="宋体" w:hAnsi="宋体" w:eastAsia="宋体" w:cs="宋体"/>
          <w:lang w:val="en-US" w:eastAsia="zh-CN"/>
        </w:rPr>
        <w:t>「可用余量」：对抗确定性的战略储备</w:t>
      </w:r>
    </w:p>
    <w:p w14:paraId="585AB3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充满不确定性、且常常被不利的外部秩序所挤压的世界里，个体最宝贵的战略资源是什么？不是金钱，不是地位，甚至不是知识本身，而是一种更底层的、能够转化为所有这些资源的基础——「可用余量」（Available Margin）。</w:t>
      </w:r>
    </w:p>
    <w:p w14:paraId="736ED3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E68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指的是一个个体或系统，在其维持基本生存和运转所需的核心资源之外，所拥有的那部分「冗余」、「闲置」或「非必需」的资源。它就像一台机器的安全冗余设计，一艘船的压舱石，一个国家在和平时期的战略储备。它在日常看来，似乎是「低效」和「浪费」的，但在危机和不确定性面前，它却是决定生死存亡、保留未来选择权的唯一保障。</w:t>
      </w:r>
    </w:p>
    <w:p w14:paraId="03F3A5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8834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代社会的主流评估体系，无论是追求利润最大化的资本逻辑，还是追求效率最大化的KPI考核，都在系统性地「消灭余量」。企业追求「零库存」的精益生产，个人被鼓励将所有时间都投入到「自我提升」和工作中，我们的生活被排得满满当当，不留一丝缝隙。这种对「效率」的极致追求，使得整个系统变得极其「优化」，但也因此变得极其「脆弱」。一旦遇到任何预料之外的冲击（如一场疫情、一次失业、一个技术变革），这种没有「余量」的系统，就会像一根绷紧到极限的琴弦一样，应声而断。</w:t>
      </w:r>
    </w:p>
    <w:p w14:paraId="2D0CC4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825E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一个清醒的「实在建构者」，必须反抗这种「消灭余量」的文化霸权，有意识地、战略性地为自己的人生，在多个维度上构建「可用余量」。</w:t>
      </w:r>
    </w:p>
    <w:p w14:paraId="2B72C5F9">
      <w:pPr>
        <w:pStyle w:val="6"/>
        <w:bidi w:val="0"/>
        <w:rPr>
          <w:rFonts w:hint="eastAsia" w:ascii="宋体" w:hAnsi="宋体" w:eastAsia="宋体" w:cs="宋体"/>
          <w:lang w:val="en-US" w:eastAsia="zh-CN"/>
        </w:rPr>
      </w:pPr>
      <w:r>
        <w:rPr>
          <w:rFonts w:hint="eastAsia" w:ascii="宋体" w:hAnsi="宋体" w:eastAsia="宋体" w:cs="宋体"/>
          <w:lang w:val="en-US" w:eastAsia="zh-CN"/>
        </w:rPr>
        <w:t>时间余量：从「日程表」到「留白」</w:t>
      </w:r>
    </w:p>
    <w:p w14:paraId="22957D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在「996」和「时间管理」话语的夹击下，我们的时间被切割成无数个「任务单元」，被各种日程表和App所填满。我们追求在单位时间内完成更多的事情，却丧失了「无所事事」的权利。</w:t>
      </w:r>
    </w:p>
    <w:p w14:paraId="41A4AB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16C01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时间余量的价值：</w:t>
      </w:r>
    </w:p>
    <w:p w14:paraId="0262E9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应对意外：生活中总有意外。一个突然生病的孩子，一个紧急的项目，都需要我们有机动的时间去处理。没有时间余量，任何小小的意外，都可能引发整个生活的多米诺骨牌式崩溃。</w:t>
      </w:r>
    </w:p>
    <w:p w14:paraId="468CE3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滋养创造力：真正深刻的思考和创造性的灵感，几乎从不产生于忙碌的、任务导向的时间里。它们往往在我们散步、发呆、淋浴等「留白」的时刻，悄然涌现。时间余量，是为「偶然性」和「灵感」预留的「孵化器」。</w:t>
      </w:r>
    </w:p>
    <w:p w14:paraId="410828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深度学习与反思：学习新技能、阅读一本难懂的书、对自己的生活进行深刻的反思，这些都需要大块的、不受打扰的「深度工作」时间。时间余量，是保障我们能够进行认知升级和自我迭代的战略资源。</w:t>
      </w:r>
    </w:p>
    <w:p w14:paraId="7CCFA4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CB011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4BFE6D89">
      <w:pPr>
        <w:numPr>
          <w:ilvl w:val="0"/>
          <w:numId w:val="3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主动「留白」：在日程表中，刻意地留出一些没有任何安排的「空白时段」。</w:t>
      </w:r>
    </w:p>
    <w:p w14:paraId="1F8BDA4F">
      <w:pPr>
        <w:numPr>
          <w:ilvl w:val="0"/>
          <w:numId w:val="3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拒绝「过度承诺」：学会对那些不重要、不符合自己长期目标的请求和任务说「不」。</w:t>
      </w:r>
    </w:p>
    <w:p w14:paraId="42B8569A">
      <w:pPr>
        <w:numPr>
          <w:ilvl w:val="0"/>
          <w:numId w:val="3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保护「整块时间」：将琐碎的任务集中处理，为自己每天/每周保留几个小时不受干扰的「深度工作」时间。</w:t>
      </w:r>
    </w:p>
    <w:p w14:paraId="19D6AEA0">
      <w:pPr>
        <w:pStyle w:val="6"/>
        <w:bidi w:val="0"/>
        <w:rPr>
          <w:rFonts w:hint="eastAsia" w:ascii="宋体" w:hAnsi="宋体" w:eastAsia="宋体" w:cs="宋体"/>
          <w:lang w:val="en-US" w:eastAsia="zh-CN"/>
        </w:rPr>
      </w:pPr>
      <w:r>
        <w:rPr>
          <w:rFonts w:hint="eastAsia" w:ascii="宋体" w:hAnsi="宋体" w:eastAsia="宋体" w:cs="宋体"/>
          <w:lang w:val="en-US" w:eastAsia="zh-CN"/>
        </w:rPr>
        <w:t>财务余量：从「月光」到「备用金」</w:t>
      </w:r>
    </w:p>
    <w:p w14:paraId="69B046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消费主义文化鼓励我们「活在当下」，通过信贷和分期付款，将未来的收入提前预支。这使得许多人虽然表面光鲜，但实际上没有任何抵御财务风险的能力。</w:t>
      </w:r>
    </w:p>
    <w:p w14:paraId="47C60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12021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财务余量的价值：</w:t>
      </w:r>
    </w:p>
    <w:p w14:paraId="58E7A4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抵御风险：一笔应急备用金（通常建议是3-6个月的生活开支），是个人财务安全的「防火墙」。它能让你在面对失业、疾病等突发状况时，不至于立即陷入绝境，从而为你赢得寻找解决方案的宝贵时间。</w:t>
      </w:r>
    </w:p>
    <w:p w14:paraId="4EB556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保留「退出」的权利：当你对一份工作感到无法忍受时，财务余量给了你「裸辞」的底气。这种「随时可以离开」的选择权，本身就是一种强大的心理赋能，它能让你在工作中保持更大的自主性和尊严。</w:t>
      </w:r>
    </w:p>
    <w:p w14:paraId="39FC8E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抓住机会：当一个好的投资机会、一个需要前期投入的学习机会出现时，财务余量让你有能力去抓住它。没有财务余量，机会来了，你也只能望洋兴叹。</w:t>
      </w:r>
    </w:p>
    <w:p w14:paraId="0092FF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9FC3B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25C5A11E">
      <w:pPr>
        <w:numPr>
          <w:ilvl w:val="0"/>
          <w:numId w:val="3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强制储蓄：将收入的一部分（如10%-20%）设定为自动转入一个独立的储蓄账户。</w:t>
      </w:r>
    </w:p>
    <w:p w14:paraId="5F05008F">
      <w:pPr>
        <w:numPr>
          <w:ilvl w:val="0"/>
          <w:numId w:val="3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区分「需要」与「想要」：在消费前，进行冷静的思考，抵制那些由营销所创造出来的「伪需求」。</w:t>
      </w:r>
    </w:p>
    <w:p w14:paraId="466D7ECA">
      <w:pPr>
        <w:numPr>
          <w:ilvl w:val="0"/>
          <w:numId w:val="3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建立多元化收入：在主业之外，探索一些能够带来「睡后收入」或兼职收入的渠道，增加财务的弹性。</w:t>
      </w:r>
    </w:p>
    <w:p w14:paraId="0BF53095">
      <w:pPr>
        <w:pStyle w:val="6"/>
        <w:bidi w:val="0"/>
        <w:rPr>
          <w:rFonts w:hint="eastAsia" w:ascii="宋体" w:hAnsi="宋体" w:eastAsia="宋体" w:cs="宋体"/>
          <w:lang w:val="en-US" w:eastAsia="zh-CN"/>
        </w:rPr>
      </w:pPr>
      <w:r>
        <w:rPr>
          <w:rFonts w:hint="eastAsia" w:ascii="宋体" w:hAnsi="宋体" w:eastAsia="宋体" w:cs="宋体"/>
          <w:lang w:val="en-US" w:eastAsia="zh-CN"/>
        </w:rPr>
        <w:t>认知余量：从「信息过载」到「知识框架」</w:t>
      </w:r>
    </w:p>
    <w:p w14:paraId="14ABFB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在社交媒体和算法推荐的轰炸下，我们的大脑被海量的、碎片化的、情绪化的信息所填满。我们看似知道了很多「热点」，但实际上却丧失了系统性、批判性思考的能力。</w:t>
      </w:r>
    </w:p>
    <w:p w14:paraId="6906A7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1F7FE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认知余量的价值：</w:t>
      </w:r>
    </w:p>
    <w:p w14:paraId="72EE74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避免「认知隧道」：当大脑被即时信息占满时，我们就会陷入「认知隧道」，只能看到眼前最紧急、最刺激的事情，而丧失了对长远和全局的判断力。认知余量，就是让我们的思维能够从「隧道」中抽离出来，看到更广阔图景的「心理空间」。</w:t>
      </w:r>
    </w:p>
    <w:p w14:paraId="64F12B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稳定的「知识框架」：认知余量，让我们有精力去阅读那些经典的、体系化的「硬核」书籍，去学习那些能够解释世界的底层「心智模型」（如复利、机会成本、系统思维等）。这些稳定的知识框架，像一个「过滤器」和「骨架」，能帮助我们快速地处理和整合碎片化信息，而不是被其所淹没。</w:t>
      </w:r>
    </w:p>
    <w:p w14:paraId="4BD44C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持「思想的开放性」：一个没有认知余量的头脑，会倾向于固守自己已有的观念，因为它没有额外的「算力」去处理和容纳与自己观点冲突的新信息。认知余量，是保持思想开放、避免陷入「理论原教旨主义」的必要条件。</w:t>
      </w:r>
    </w:p>
    <w:p w14:paraId="31231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09C3D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14390244">
      <w:pPr>
        <w:numPr>
          <w:ilvl w:val="0"/>
          <w:numId w:val="32"/>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信息节食（Information Diet）：主动减少对社交媒体和新闻App的被动消费，设定固定的「信息摄入」时间。</w:t>
      </w:r>
    </w:p>
    <w:p w14:paraId="658968E2">
      <w:pPr>
        <w:numPr>
          <w:ilvl w:val="0"/>
          <w:numId w:val="32"/>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主题式学习：围绕一个自己感兴趣的主题，进行跨学科的、系统性的阅读和学习。</w:t>
      </w:r>
    </w:p>
    <w:p w14:paraId="5A8FA883">
      <w:pPr>
        <w:numPr>
          <w:ilvl w:val="0"/>
          <w:numId w:val="32"/>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输出倒逼输入：通过写作、分享、教授等方式，强迫自己将所学的知识进行结构化和体系化的整理。</w:t>
      </w:r>
    </w:p>
    <w:p w14:paraId="26460CFA">
      <w:pPr>
        <w:pStyle w:val="6"/>
        <w:bidi w:val="0"/>
        <w:rPr>
          <w:rFonts w:hint="eastAsia" w:ascii="宋体" w:hAnsi="宋体" w:eastAsia="宋体" w:cs="宋体"/>
          <w:lang w:val="en-US" w:eastAsia="zh-CN"/>
        </w:rPr>
      </w:pPr>
      <w:r>
        <w:rPr>
          <w:rFonts w:hint="eastAsia" w:ascii="宋体" w:hAnsi="宋体" w:eastAsia="宋体" w:cs="宋体"/>
          <w:lang w:val="en-US" w:eastAsia="zh-CN"/>
        </w:rPr>
        <w:t>关系余量：从「功利社交」到「弱连接」</w:t>
      </w:r>
    </w:p>
    <w:p w14:paraId="0E708F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现代社会的人际交往，越来越带有强烈的功利色彩。我们忙于维护那些能给我们带来直接利益的「强连接」，而忽略了那些看似「无用」的「弱连接」。</w:t>
      </w:r>
    </w:p>
    <w:p w14:paraId="1EFA2A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46682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关系余量的价值：</w:t>
      </w:r>
    </w:p>
    <w:p w14:paraId="0899F2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弱连接」的力量：社会学家马克·格兰诺维特的研究表明，在找工作等关键时刻，为我们提供决定性帮助的，往往不是我们最亲密的「强连接」，而是那些圈子不同、信息来源更多元的「弱连接」。关系余量，就是有意识地去维护一个多元化的「弱连接」网络。</w:t>
      </w:r>
    </w:p>
    <w:p w14:paraId="7E9E0A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社会支持系统：一个强大的社会支持网络，是抵御人生风暴的「安全网」。在你陷入困境时，那些非功利的、基于真诚情感连接的朋友，能为你提供最宝贵的情绪支持和实际帮助。</w:t>
      </w:r>
    </w:p>
    <w:p w14:paraId="700368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跨界创新的源泉：与不同行业、不同文化背景、不同年龄层的人交往，能为我们带来全新的视角和信息，是激发跨界创新和个人成长的重要源泉。</w:t>
      </w:r>
    </w:p>
    <w:p w14:paraId="0D67A5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65DE5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构建策略：</w:t>
      </w:r>
    </w:p>
    <w:p w14:paraId="35342FA4">
      <w:pPr>
        <w:numPr>
          <w:ilvl w:val="0"/>
          <w:numId w:val="3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走出「舒适区」：主动参加一些与自己专业和圈子无关的社群活动。</w:t>
      </w:r>
    </w:p>
    <w:p w14:paraId="0D092F74">
      <w:pPr>
        <w:numPr>
          <w:ilvl w:val="0"/>
          <w:numId w:val="3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做一个「给予者」：在交往中，不求即时回报地为他人提供帮助和价值。</w:t>
      </w:r>
    </w:p>
    <w:p w14:paraId="0A75DCD0">
      <w:pPr>
        <w:numPr>
          <w:ilvl w:val="0"/>
          <w:numId w:val="33"/>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定期维护「休眠」关系：定期与那些久未联系的老朋友、老同事打个招呼，保持连接的「活性」。</w:t>
      </w:r>
    </w:p>
    <w:p w14:paraId="1A9A6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24D5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是一种深刻的、反主流的生存智慧。它要求我们放弃对「最优解」和「效率最大化」的执迷，转而拥抱一种看似「次优」的、但更具韧性和未来可能性的生活哲学。在一个加速的、脆弱的、充满不确定性的世界里，拥有「余量」的人，才是真正拥有未来的人。</w:t>
      </w:r>
    </w:p>
    <w:p w14:paraId="582895D2">
      <w:pPr>
        <w:pStyle w:val="5"/>
        <w:bidi w:val="0"/>
        <w:rPr>
          <w:rFonts w:hint="eastAsia" w:ascii="宋体" w:hAnsi="宋体" w:eastAsia="宋体" w:cs="宋体"/>
          <w:lang w:val="en-US" w:eastAsia="zh-CN"/>
        </w:rPr>
      </w:pPr>
      <w:r>
        <w:rPr>
          <w:rFonts w:hint="eastAsia" w:ascii="宋体" w:hAnsi="宋体" w:eastAsia="宋体" w:cs="宋体"/>
          <w:lang w:val="en-US" w:eastAsia="zh-CN"/>
        </w:rPr>
        <w:t>决策模型：在不确定性中航行</w:t>
      </w:r>
    </w:p>
    <w:p w14:paraId="08D5F1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了「可用余量」这一战略储备之后，我们还需要一套具体的决策模型，来指导我们在每一个具体的选择点上，如何智慧地行动。面对充满未知和限制的未来，传统的、基于精确预测和效用计算的决策方法往往会失效。我们需要的是一套更适应不确定性的、以「可能性」为导向的航行术。这里，我们介绍两种核心的决策模型：「可逆选择」与「杠杆选择」。</w:t>
      </w:r>
    </w:p>
    <w:p w14:paraId="6E8E4BD7">
      <w:pPr>
        <w:pStyle w:val="6"/>
        <w:bidi w:val="0"/>
        <w:rPr>
          <w:rFonts w:hint="eastAsia" w:ascii="宋体" w:hAnsi="宋体" w:eastAsia="宋体" w:cs="宋体"/>
          <w:lang w:val="en-US" w:eastAsia="zh-CN"/>
        </w:rPr>
      </w:pPr>
      <w:r>
        <w:rPr>
          <w:rFonts w:hint="eastAsia" w:ascii="宋体" w:hAnsi="宋体" w:eastAsia="宋体" w:cs="宋体"/>
          <w:lang w:val="en-US" w:eastAsia="zh-CN"/>
        </w:rPr>
        <w:t>可逆选择（Reversible Decisions）：低成本的探索</w:t>
      </w:r>
    </w:p>
    <w:p w14:paraId="4AD34B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亚马逊创始人杰夫·贝索斯曾提出一个著名的决策框架，他将决策分为两类：</w:t>
      </w:r>
    </w:p>
    <w:p w14:paraId="534A0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DBBD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第一类决策（Type 1 Decisions）：是那些不可逆的、「单向门」式的决策。一旦做出，就很难回头，且影响重大。例如，结婚、生子、出售公司。</w:t>
      </w:r>
    </w:p>
    <w:p w14:paraId="4E5860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第二类决策（Type 2 Decisions）：是那些可逆的、「双向门」式的决策。如果事后发现错了，你可以轻易地退出来，纠错成本很低。例如，尝试一个新的软件、参加一个短期课程、进行一次小规模的产品测试。</w:t>
      </w:r>
    </w:p>
    <w:p w14:paraId="596DD6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9AE8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贝索斯指出，大多数决策，实际上都是第二类决策。但人们往往会用对待第一类决策的谨慎和冗长，去处理第二类决策，从而导致了大量的「分析瘫痪」和机会错失。</w:t>
      </w:r>
    </w:p>
    <w:p w14:paraId="7FB4FE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4F35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的艺术，其核心就是有意识地将大的、不可逆的决策，分解为一系列小的、可逆的「实验」。它是一种将「试错」系统化的方法论，完美地体现了我们在第四章所讨论的「过程性完备」和「最优失败路径」的思想。</w:t>
      </w:r>
    </w:p>
    <w:p w14:paraId="096B56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E6D0F4">
      <w:pPr>
        <w:pStyle w:val="7"/>
        <w:bidi w:val="0"/>
        <w:rPr>
          <w:rFonts w:hint="eastAsia" w:ascii="宋体" w:hAnsi="宋体" w:eastAsia="宋体" w:cs="宋体"/>
          <w:lang w:val="en-US" w:eastAsia="zh-CN"/>
        </w:rPr>
      </w:pPr>
      <w:r>
        <w:rPr>
          <w:rFonts w:hint="eastAsia" w:ascii="宋体" w:hAnsi="宋体" w:eastAsia="宋体" w:cs="宋体"/>
          <w:lang w:val="en-US" w:eastAsia="zh-CN"/>
        </w:rPr>
        <w:t>应用场景一：职业转型</w:t>
      </w:r>
    </w:p>
    <w:p w14:paraId="04E146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模式（不可逆）：对现有工作不满，经过长时间的纠结和规划，毅然辞职，投入全部积蓄和时间去攻读一个全新的学位，期望毕业后能进入一个理想的新行业。这是一个典型的「第一类决策」，风险极高。如果新行业不如预期，或者自己并不适合，沉没成本将是巨大的。</w:t>
      </w:r>
    </w:p>
    <w:p w14:paraId="4553BC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3D97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可逆选择模式：</w:t>
      </w:r>
    </w:p>
    <w:p w14:paraId="6ADD52FB">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信息探索（最低成本）：首先，通过阅读、观看纪录片、与行业内人士进行信息访谈，来低成本地了解这个新行业。</w:t>
      </w:r>
    </w:p>
    <w:p w14:paraId="52A2ECCB">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技能测试（小成本）：利用业余时间，参加一些线上的短期课程，学习该行业的核心技能，看看自己是否真的有兴趣和天赋。</w:t>
      </w:r>
    </w:p>
    <w:p w14:paraId="7158040A">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项目实践（中等成本）：尝试接一些小型的外包项目，或者利用周末参与一个开源项目，用真实的工作来检验自己的能力和热情。</w:t>
      </w:r>
    </w:p>
    <w:p w14:paraId="37439019">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「脚踩两只船」（较高成本）：在不辞职的情况下，开始系统性地投入更多时间从事副业，建立自己的作品集和人脉。</w:t>
      </w:r>
    </w:p>
    <w:p w14:paraId="2D1E6250">
      <w:pPr>
        <w:widowControl w:val="0"/>
        <w:numPr>
          <w:ilvl w:val="0"/>
          <w:numId w:val="0"/>
        </w:numPr>
        <w:snapToGrid/>
        <w:spacing w:beforeAutospacing="0" w:afterAutospacing="0" w:line="288" w:lineRule="auto"/>
        <w:ind w:right="0" w:rightChars="0"/>
        <w:jc w:val="both"/>
        <w:rPr>
          <w:rFonts w:hint="eastAsia" w:ascii="宋体" w:hAnsi="宋体" w:eastAsia="宋体" w:cs="宋体"/>
          <w:sz w:val="24"/>
          <w:lang w:val="en-US" w:eastAsia="zh-CN"/>
        </w:rPr>
      </w:pPr>
    </w:p>
    <w:p w14:paraId="1A0114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一系列「可逆」的步骤，你在每一个环节，都可以根据反馈来调整或中止你的计划，而不会造成灾难性的后果。你是在用一系列低成本的「小赌注」，来探索一个重大的可能性，而不是进行一场「梭哈」式的豪赌。</w:t>
      </w:r>
    </w:p>
    <w:p w14:paraId="387D83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09B676">
      <w:pPr>
        <w:pStyle w:val="7"/>
        <w:bidi w:val="0"/>
        <w:rPr>
          <w:rFonts w:hint="eastAsia" w:ascii="宋体" w:hAnsi="宋体" w:eastAsia="宋体" w:cs="宋体"/>
          <w:lang w:val="en-US" w:eastAsia="zh-CN"/>
        </w:rPr>
      </w:pPr>
      <w:r>
        <w:rPr>
          <w:rFonts w:hint="eastAsia" w:ascii="宋体" w:hAnsi="宋体" w:eastAsia="宋体" w:cs="宋体"/>
          <w:lang w:val="en-US" w:eastAsia="zh-CN"/>
        </w:rPr>
        <w:t>应用场景二：创业</w:t>
      </w:r>
    </w:p>
    <w:p w14:paraId="369831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模式（不可逆）：有一个「绝妙」的点子，花费数月撰写完美的商业计划书，然后四处融资，租用办公室，招募团队，进行大规模的产品开发。这是典型的「瀑布式」开发，在产品最终面市之前，你无法得到真实的市场反馈，风险极高。</w:t>
      </w:r>
    </w:p>
    <w:p w14:paraId="2E6A1C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E5CE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可逆选择模式（精益创业）：</w:t>
      </w:r>
    </w:p>
    <w:p w14:paraId="5910C2F2">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构建「最小可行产品」（MVP）：用最快的速度、最低的成本，开发出一个只包含核心功能的产品原型。</w:t>
      </w:r>
    </w:p>
    <w:p w14:paraId="36F77000">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投放「早期采用者」：将MVP投放给一小群最有可能对你的产品感兴趣的「种子用户」。</w:t>
      </w:r>
    </w:p>
    <w:p w14:paraId="3F5E1B59">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「构建-测量-学习」循环：密切观察这些早期用户的行为数据和反馈，快速地进行产品迭代和方向调整。</w:t>
      </w:r>
    </w:p>
    <w:p w14:paraId="7A2C6C54">
      <w:pPr>
        <w:numPr>
          <w:ilvl w:val="0"/>
          <w:numId w:val="0"/>
        </w:numPr>
        <w:snapToGrid/>
        <w:spacing w:beforeAutospacing="0" w:afterAutospacing="0" w:line="288" w:lineRule="auto"/>
        <w:ind w:left="482" w:leftChars="0" w:right="0" w:rightChars="0"/>
        <w:jc w:val="both"/>
        <w:rPr>
          <w:rFonts w:hint="eastAsia" w:ascii="宋体" w:hAnsi="宋体" w:eastAsia="宋体" w:cs="宋体"/>
          <w:sz w:val="24"/>
          <w:lang w:val="en-US" w:eastAsia="zh-CN"/>
        </w:rPr>
      </w:pPr>
    </w:p>
    <w:p w14:paraId="3E0682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「精益创业」的本质，就是将「创办一家公司」这个巨大的、不可逆的决策，转化为无数个「测试一个新功能/新市场」的小的、可逆的决策。</w:t>
      </w:r>
    </w:p>
    <w:p w14:paraId="6D7816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A1A1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的哲学，是用行动代替预测。它承认我们对未来的无知，放弃了对「一次性做对」的幻想，转而拥抱一个持续探索、持续学习、持续修正的动态过程。它要求我们克服对「失败」的恐惧，将每一次「错误」都看作是花钱买来的、宝贵的「信息」。</w:t>
      </w:r>
    </w:p>
    <w:p w14:paraId="007A89F6">
      <w:pPr>
        <w:pStyle w:val="6"/>
        <w:bidi w:val="0"/>
        <w:rPr>
          <w:rFonts w:hint="eastAsia" w:ascii="宋体" w:hAnsi="宋体" w:eastAsia="宋体" w:cs="宋体"/>
          <w:lang w:val="en-US" w:eastAsia="zh-CN"/>
        </w:rPr>
      </w:pPr>
      <w:r>
        <w:rPr>
          <w:rFonts w:hint="eastAsia" w:ascii="宋体" w:hAnsi="宋体" w:eastAsia="宋体" w:cs="宋体"/>
          <w:lang w:val="en-US" w:eastAsia="zh-CN"/>
        </w:rPr>
        <w:t>杠杆选择（Leveraged Decisions）：寻找不对称的回报</w:t>
      </w:r>
    </w:p>
    <w:p w14:paraId="66CDEE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如果说「可逆选择」是关于如何「控制下行风险」的，那么「杠杆选择」就是关于如何「放大上行收益」的。它寻找的是那些具有「不对称回报」（Asymmetric Payoff）的机会——即那些下行风险有限（输得起），但上行收益潜力巨大（甚至无限）的选择。</w:t>
      </w:r>
    </w:p>
    <w:p w14:paraId="28B4BE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FD8450">
      <w:pPr>
        <w:pStyle w:val="7"/>
        <w:bidi w:val="0"/>
        <w:rPr>
          <w:rFonts w:hint="eastAsia" w:ascii="宋体" w:hAnsi="宋体" w:eastAsia="宋体" w:cs="宋体"/>
          <w:lang w:val="en-US" w:eastAsia="zh-CN"/>
        </w:rPr>
      </w:pPr>
      <w:r>
        <w:rPr>
          <w:rFonts w:hint="eastAsia" w:ascii="宋体" w:hAnsi="宋体" w:eastAsia="宋体" w:cs="宋体"/>
          <w:lang w:val="en-US" w:eastAsia="zh-CN"/>
        </w:rPr>
        <w:t>杠杆选择的特征</w:t>
      </w:r>
    </w:p>
    <w:p w14:paraId="61E2B9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有限的投入：投入的时间、金钱或精力是可控的、可承受的。</w:t>
      </w:r>
    </w:p>
    <w:p w14:paraId="1C17FF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巨大的潜在回报：如果成功，其带来的回报将远远超过你的投入，可能是财务上的、知识上的、也可能是机会上的。</w:t>
      </w:r>
    </w:p>
    <w:p w14:paraId="3F137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「黑天鹅」友好型：这种选择能够从正向的、不可预测的「黑天鹅」事件中获益。</w:t>
      </w:r>
    </w:p>
    <w:p w14:paraId="3CD1B4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F55A7A">
      <w:pPr>
        <w:pStyle w:val="7"/>
        <w:bidi w:val="0"/>
        <w:rPr>
          <w:rFonts w:hint="eastAsia" w:ascii="宋体" w:hAnsi="宋体" w:eastAsia="宋体" w:cs="宋体"/>
          <w:lang w:val="en-US" w:eastAsia="zh-CN"/>
        </w:rPr>
      </w:pPr>
      <w:r>
        <w:rPr>
          <w:rFonts w:hint="eastAsia" w:ascii="宋体" w:hAnsi="宋体" w:eastAsia="宋体" w:cs="宋体"/>
          <w:lang w:val="en-US" w:eastAsia="zh-CN"/>
        </w:rPr>
        <w:t>杠杆选择的类型</w:t>
      </w:r>
    </w:p>
    <w:p w14:paraId="342BAFBB">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学习「元技能」（Meta-skills）</w:t>
      </w:r>
    </w:p>
    <w:p w14:paraId="29789F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定义：「元技能」是那些能够提升你学习其他所有技能效率的「技能的技能」。</w:t>
      </w:r>
    </w:p>
    <w:p w14:paraId="579085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例子：深度学习的能力、批判性思维、公开演讲与写作（有效沟通）、编程（理解数字世界的逻辑）、基础的财务知识。</w:t>
      </w:r>
    </w:p>
    <w:p w14:paraId="5AAF88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杠杆效应：你投入100个小时学习「如何学习」，可能会让你在未来学习任何新知识时，都节省20%的时间。这种回报是持续的、可复利的。</w:t>
      </w:r>
    </w:p>
    <w:p w14:paraId="7EC558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76EFC3">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创造「可复制的资产」</w:t>
      </w:r>
    </w:p>
    <w:p w14:paraId="2F474A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定义：一次投入，可以被无限次复制和销售，且边际成本几乎为零的资产。</w:t>
      </w:r>
    </w:p>
    <w:p w14:paraId="5FD624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例子：写一本书、录制一套线上课程、开发一个软件、创作一首歌曲。</w:t>
      </w:r>
    </w:p>
    <w:p w14:paraId="2EE60C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杠杆效应：你花费一年时间写一本书，这本书可以在未来十年、二十年里，持续地为你带来版税收入和声誉。你的劳动成果，脱离了与你个人时间的「一对一」绑定。</w:t>
      </w:r>
    </w:p>
    <w:p w14:paraId="449BEB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CB54EB">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建立「信任网络」</w:t>
      </w:r>
    </w:p>
    <w:p w14:paraId="445667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定义：通过持续地、真诚地为他人提供价值，建立起一个基于信任的、广泛的人际网络。</w:t>
      </w:r>
    </w:p>
    <w:p w14:paraId="78B474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例子：运营一个高质量的社群、成为某个细分领域的「意见领袖」、无私地帮助和提携后辈。</w:t>
      </w:r>
    </w:p>
    <w:p w14:paraId="100DDA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杠杆效应：信任，是最高效的「社会资本」。当你拥有了广泛的信任时，机会、资源和合作者会主动来找你。你的一次善举，可能会在多年后，通过一个你意想不到的人，带来巨大的回报。</w:t>
      </w:r>
    </w:p>
    <w:p w14:paraId="20D1A5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B65140">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进行「小赌注」式的探索</w:t>
      </w:r>
    </w:p>
    <w:p w14:paraId="6DE9E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定义：将你的一部分「可用余量」（如10%的时间或金钱），系统性地投入到一些高风险、高回报的探索性项目中。</w:t>
      </w:r>
    </w:p>
    <w:p w14:paraId="44E0EE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例子：学习一门看似「无用」的冷门语言、投资一家早期创业公司、尝试一种全新的艺术创作。</w:t>
      </w:r>
    </w:p>
    <w:p w14:paraId="564FE0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杆效应：这些「小赌注」中的99%，可能都会失败。但只要有1%成功了，其带来的回报（无论是财务上的，还是认知上的），就可能覆盖掉所有失败的成本，并带来指数级的增长。这是一种「杠杆化的可逆选择」。</w:t>
      </w:r>
    </w:p>
    <w:p w14:paraId="0BF9CE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8526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逆选择」与「杠杆选择」，共同构成了一套在不确定性中航行的强大罗盘。前者通过低成本的试错，为我们绘制出周围的「安全水域」；后者则指引我们，如何用最小的风险，去捕捉那些可能通往「新大陆」的强劲洋流。这套决策模型的核心，不再是追求静态的「最优」，而是拥抱动态的「演化」。它让我们的人生，从一辆在既定轨道上行驶的火车，变成了一艘能够在广阔海洋中自由探索的帆船。</w:t>
      </w:r>
    </w:p>
    <w:p w14:paraId="4A1A5EF5">
      <w:pPr>
        <w:pStyle w:val="5"/>
        <w:bidi w:val="0"/>
        <w:rPr>
          <w:rFonts w:hint="eastAsia" w:ascii="宋体" w:hAnsi="宋体" w:eastAsia="宋体" w:cs="宋体"/>
          <w:lang w:val="en-US" w:eastAsia="zh-CN"/>
        </w:rPr>
      </w:pPr>
      <w:r>
        <w:rPr>
          <w:rFonts w:hint="eastAsia" w:ascii="宋体" w:hAnsi="宋体" w:eastAsia="宋体" w:cs="宋体"/>
          <w:lang w:val="en-US" w:eastAsia="zh-CN"/>
        </w:rPr>
        <w:t>多模型思维：打破单一视角的囚笼</w:t>
      </w:r>
    </w:p>
    <w:p w14:paraId="4E21C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拥有了「可用余量」作为战略储备，也掌握了「可逆」与「杠杆」的决策模型。然而，所有这一切，都还依赖于一个更基础的能力：我们如何去「看见」那些值得探索的可能性？我们如何去评估一个选择的「风险」与「杠杆」？ 这就要求我们必须升级我们的「认知操作系统」，从依赖单一模型的「专家思维」，转向一种更灵活、更强大的「多模型思维」（Multimodel Thinking）。</w:t>
      </w:r>
    </w:p>
    <w:p w14:paraId="121F48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7EC8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如我们在第六章所论述的，任何单一的理论或模型，都只是对复杂现实的一种「降维建构」。过度依赖任何一个模型，都会让我们陷入「模型的阴影」，变成一个「手里只有一把锤子，看什么都像钉子」的认知偏执狂。而「多模型思维」，就是有意识地去建立一个由来自不同学科、不同领域的「心智模型」所构成的「工具箱」，并在面对复杂问题时，能够熟练地切换和组合使用这些工具。</w:t>
      </w:r>
    </w:p>
    <w:p w14:paraId="61D370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C667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查理·芒格，这位推崇「多模型思维」的大师，曾说：「你必须知道所有学科的重要思想，并经常使用它们——要全部使用，而不是只用几种。」</w:t>
      </w:r>
    </w:p>
    <w:p w14:paraId="1FCAAE66">
      <w:pPr>
        <w:pStyle w:val="6"/>
        <w:bidi w:val="0"/>
        <w:rPr>
          <w:rFonts w:hint="eastAsia" w:ascii="宋体" w:hAnsi="宋体" w:eastAsia="宋体" w:cs="宋体"/>
          <w:lang w:val="en-US" w:eastAsia="zh-CN"/>
        </w:rPr>
      </w:pPr>
      <w:r>
        <w:rPr>
          <w:rFonts w:hint="eastAsia" w:ascii="宋体" w:hAnsi="宋体" w:eastAsia="宋体" w:cs="宋体"/>
          <w:lang w:val="en-US" w:eastAsia="zh-CN"/>
        </w:rPr>
        <w:t>构建你的「心智模型工具箱」</w:t>
      </w:r>
    </w:p>
    <w:p w14:paraId="38DFA3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一个有效的「心智模型工具箱」，应该包含来自多个核心学科的「硬核」概念。以下是一个不完全的清单，旨在抛砖引玉：</w:t>
      </w:r>
    </w:p>
    <w:p w14:paraId="6F09E5FD">
      <w:pPr>
        <w:pStyle w:val="7"/>
        <w:bidi w:val="0"/>
        <w:rPr>
          <w:rFonts w:hint="eastAsia" w:ascii="宋体" w:hAnsi="宋体" w:eastAsia="宋体" w:cs="宋体"/>
          <w:lang w:val="en-US" w:eastAsia="zh-CN"/>
        </w:rPr>
      </w:pPr>
      <w:r>
        <w:rPr>
          <w:rFonts w:hint="eastAsia" w:ascii="宋体" w:hAnsi="宋体" w:eastAsia="宋体" w:cs="宋体"/>
          <w:lang w:val="en-US" w:eastAsia="zh-CN"/>
        </w:rPr>
        <w:t>来自物理学/化学</w:t>
      </w:r>
    </w:p>
    <w:p w14:paraId="1975307D">
      <w:pPr>
        <w:numPr>
          <w:ilvl w:val="0"/>
          <w:numId w:val="37"/>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临界质量（Critical Mass）：理解许多社会现象（如流行、革命）都需要一个引爆点。</w:t>
      </w:r>
    </w:p>
    <w:p w14:paraId="00406A80">
      <w:pPr>
        <w:numPr>
          <w:ilvl w:val="0"/>
          <w:numId w:val="37"/>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活化能（Activation Energy）：理解开启任何一项新任务（如去健身房）都需要克服初始的阻力。</w:t>
      </w:r>
    </w:p>
    <w:p w14:paraId="30577C60">
      <w:pPr>
        <w:numPr>
          <w:ilvl w:val="0"/>
          <w:numId w:val="37"/>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熵增定律（Entropy）：理解任何系统（如一个公司、一段关系）在没有持续能量输入的情况下，都会趋向于混乱和衰败。</w:t>
      </w:r>
    </w:p>
    <w:p w14:paraId="13E1EE54">
      <w:pPr>
        <w:pStyle w:val="7"/>
        <w:bidi w:val="0"/>
        <w:rPr>
          <w:rFonts w:hint="eastAsia" w:ascii="宋体" w:hAnsi="宋体" w:eastAsia="宋体" w:cs="宋体"/>
          <w:lang w:val="en-US" w:eastAsia="zh-CN"/>
        </w:rPr>
      </w:pPr>
      <w:r>
        <w:rPr>
          <w:rFonts w:hint="eastAsia" w:ascii="宋体" w:hAnsi="宋体" w:eastAsia="宋体" w:cs="宋体"/>
          <w:lang w:val="en-US" w:eastAsia="zh-CN"/>
        </w:rPr>
        <w:t>来自生物学/生态学</w:t>
      </w:r>
    </w:p>
    <w:p w14:paraId="72F43CBC">
      <w:pPr>
        <w:numPr>
          <w:ilvl w:val="0"/>
          <w:numId w:val="3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自然选择（Natural Selection）：理解市场竞争、观念演化的残酷筛选过程。</w:t>
      </w:r>
    </w:p>
    <w:p w14:paraId="2E3D7138">
      <w:pPr>
        <w:numPr>
          <w:ilvl w:val="0"/>
          <w:numId w:val="3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生态位（Niche）：理解个体和组织需要找到自己独特的、具有竞争优势的生存空间。</w:t>
      </w:r>
    </w:p>
    <w:p w14:paraId="179126B3">
      <w:pPr>
        <w:numPr>
          <w:ilvl w:val="0"/>
          <w:numId w:val="38"/>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共生（Symbiosis）：理解合作与互利在复杂系统中的重要性。</w:t>
      </w:r>
    </w:p>
    <w:p w14:paraId="6E10B2C3">
      <w:pPr>
        <w:pStyle w:val="7"/>
        <w:bidi w:val="0"/>
        <w:rPr>
          <w:rFonts w:hint="eastAsia" w:ascii="宋体" w:hAnsi="宋体" w:eastAsia="宋体" w:cs="宋体"/>
          <w:lang w:val="en-US" w:eastAsia="zh-CN"/>
        </w:rPr>
      </w:pPr>
      <w:r>
        <w:rPr>
          <w:rFonts w:hint="eastAsia" w:ascii="宋体" w:hAnsi="宋体" w:eastAsia="宋体" w:cs="宋体"/>
          <w:lang w:val="en-US" w:eastAsia="zh-CN"/>
        </w:rPr>
        <w:t>来自经济学</w:t>
      </w:r>
    </w:p>
    <w:p w14:paraId="1300164B">
      <w:pPr>
        <w:numPr>
          <w:ilvl w:val="0"/>
          <w:numId w:val="39"/>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机会成本（Opportunity Cost）：理解你做任何一件事的真正成本，是你因此而放弃的、可以做的其他最有价值的事。</w:t>
      </w:r>
    </w:p>
    <w:p w14:paraId="19175693">
      <w:pPr>
        <w:numPr>
          <w:ilvl w:val="0"/>
          <w:numId w:val="39"/>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边际效用递减（Diminishing Marginal Utility）：理解任何好东西（如金钱、娱乐）的增加，所带来的满足感会越来越少。</w:t>
      </w:r>
    </w:p>
    <w:p w14:paraId="42C71D41">
      <w:pPr>
        <w:numPr>
          <w:ilvl w:val="0"/>
          <w:numId w:val="39"/>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比较优势（Comparative Advantage）：理解合作的基础，不是一方在所有方面都比另一方强，而是双方专注于自己相对更擅长（机会成本更低）的领域。</w:t>
      </w:r>
    </w:p>
    <w:p w14:paraId="16725A5D">
      <w:pPr>
        <w:pStyle w:val="7"/>
        <w:bidi w:val="0"/>
        <w:rPr>
          <w:rFonts w:hint="eastAsia" w:ascii="宋体" w:hAnsi="宋体" w:eastAsia="宋体" w:cs="宋体"/>
          <w:lang w:val="en-US" w:eastAsia="zh-CN"/>
        </w:rPr>
      </w:pPr>
      <w:r>
        <w:rPr>
          <w:rFonts w:hint="eastAsia" w:ascii="宋体" w:hAnsi="宋体" w:eastAsia="宋体" w:cs="宋体"/>
          <w:lang w:val="en-US" w:eastAsia="zh-CN"/>
        </w:rPr>
        <w:t>来自心理学</w:t>
      </w:r>
    </w:p>
    <w:p w14:paraId="2C4DB82E">
      <w:pPr>
        <w:numPr>
          <w:ilvl w:val="0"/>
          <w:numId w:val="4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认知失调（Cognitive Dissonance）：理解人们为了维护自我认知的一致性，会如何扭曲事实。</w:t>
      </w:r>
    </w:p>
    <w:p w14:paraId="7265970F">
      <w:pPr>
        <w:numPr>
          <w:ilvl w:val="0"/>
          <w:numId w:val="4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确认偏误（Confirmation Bias）：理解我们总是倾向于寻找支持自己已有观点的信息。</w:t>
      </w:r>
    </w:p>
    <w:p w14:paraId="442B7831">
      <w:pPr>
        <w:numPr>
          <w:ilvl w:val="0"/>
          <w:numId w:val="40"/>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激励机制（Incentives）：理解「永远不要低估激励的力量」，人们的行为在很大程度上是由其背后的奖惩机制所驱动的。</w:t>
      </w:r>
    </w:p>
    <w:p w14:paraId="742153A3">
      <w:pPr>
        <w:pStyle w:val="7"/>
        <w:bidi w:val="0"/>
        <w:rPr>
          <w:rFonts w:hint="eastAsia" w:ascii="宋体" w:hAnsi="宋体" w:eastAsia="宋体" w:cs="宋体"/>
          <w:lang w:val="en-US" w:eastAsia="zh-CN"/>
        </w:rPr>
      </w:pPr>
      <w:r>
        <w:rPr>
          <w:rFonts w:hint="eastAsia" w:ascii="宋体" w:hAnsi="宋体" w:eastAsia="宋体" w:cs="宋体"/>
          <w:lang w:val="en-US" w:eastAsia="zh-CN"/>
        </w:rPr>
        <w:t>来自数学/计算机科学</w:t>
      </w:r>
    </w:p>
    <w:p w14:paraId="4C93899D">
      <w:pPr>
        <w:numPr>
          <w:ilvl w:val="0"/>
          <w:numId w:val="4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复利（Compounding）：理解微小的、持续的投入，在长期会产生指数级的惊人回报。</w:t>
      </w:r>
    </w:p>
    <w:p w14:paraId="45C4E16B">
      <w:pPr>
        <w:numPr>
          <w:ilvl w:val="0"/>
          <w:numId w:val="4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贝叶斯定理（Bayes' Theorem）：理解如何根据新的证据，来动态地更新我们的信念。</w:t>
      </w:r>
    </w:p>
    <w:p w14:paraId="308533E7">
      <w:pPr>
        <w:numPr>
          <w:ilvl w:val="0"/>
          <w:numId w:val="41"/>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算法（Algorithm）：理解将复杂的决策过程，分解为一系列简单的、可执行的步骤。</w:t>
      </w:r>
    </w:p>
    <w:p w14:paraId="4D0383BE">
      <w:pPr>
        <w:pStyle w:val="6"/>
        <w:bidi w:val="0"/>
        <w:rPr>
          <w:rFonts w:hint="eastAsia" w:ascii="宋体" w:hAnsi="宋体" w:eastAsia="宋体" w:cs="宋体"/>
          <w:lang w:val="en-US" w:eastAsia="zh-CN"/>
        </w:rPr>
      </w:pPr>
      <w:r>
        <w:rPr>
          <w:rFonts w:hint="eastAsia" w:ascii="宋体" w:hAnsi="宋体" w:eastAsia="宋体" w:cs="宋体"/>
          <w:lang w:val="en-US" w:eastAsia="zh-CN"/>
        </w:rPr>
        <w:t>多模型思维的实践应用</w:t>
      </w:r>
    </w:p>
    <w:p w14:paraId="343238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拥有一个工具箱是一回事，能够熟练地使用它则是另一回事。多模型思维的实践，要求我们在面对一个具体问题时，养成一种「切换视角」的思维习惯。</w:t>
      </w:r>
    </w:p>
    <w:p w14:paraId="647417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F4CE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案例：分析「为什么一家曾经成功的公司会突然衰落？」</w:t>
      </w:r>
    </w:p>
    <w:p w14:paraId="528A3D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3968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单一模型思维（如商学院的SWOT分析）：可能会分析其「优势、劣势、机会、威胁」，得出一个静态的、描述性的结论，如「其产品过时，竞争对手崛起」。</w:t>
      </w:r>
    </w:p>
    <w:p w14:paraId="0A5F8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99DB9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多模型思维</w:t>
      </w:r>
    </w:p>
    <w:p w14:paraId="4E2997D5">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切换到「生态学」模型：这家公司是否因为其所处的「产业生态位」被一个新技术（新的「入侵物种」）所摧毁？它是否因为过度「特化」于一个稳定的旧环境，而丧失了适应新环境的「遗传多样性」？</w:t>
      </w:r>
    </w:p>
    <w:p w14:paraId="543CE35D">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切换到「物理学」模型：这家公司是否因为其内部的「熵增」而变得官僚化、效率低下？其庞大的组织结构，是否产生了巨大的「惯性」，使其难以掉头？</w:t>
      </w:r>
    </w:p>
    <w:p w14:paraId="5E0E339C">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切换到「心理学」模型：其管理层是否陷入了「确认偏误」，只听得进好消息，而忽略了市场的警告信号？其过去的成功，是否导致了一种「路径依赖」式的自满情绪，使得他们不愿意去颠覆自己的核心业务？</w:t>
      </w:r>
    </w:p>
    <w:p w14:paraId="4967FEC6">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换到「经济学」模型：其衰落是否因为错误的「激励机制」，鼓励了短期主义和内部斗争，而不是长期创新？其高昂的「机会成本」——即为了维持现有业务而放弃了对未来的投资——是否是其衰落的根本原因？</w:t>
      </w:r>
    </w:p>
    <w:p w14:paraId="3A1850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6DDD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通过这一系列模型的切换，我们对这个问题的理解，就从一个单薄的、线性的结论，变成了一个立体的、多因的、系统性的洞察。这种洞察，能让我们看到更深层的结构性问题，从而找到更根本的解决方案。</w:t>
      </w:r>
    </w:p>
    <w:p w14:paraId="52566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87AF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模型思维，是我们在认知层面，为自己「预留可能性」的终极武器。它让我们能够从单一评估体系的枷锁中解放出来，用自己的、多元的、批判性的眼光，去重新评估这个世界。它让我们在面对凝固的「确定性」时，拥有了发现和创造新的「可能性」的「超级视力」。</w:t>
      </w:r>
    </w:p>
    <w:p w14:paraId="0EBF2351">
      <w:pPr>
        <w:pStyle w:val="5"/>
        <w:bidi w:val="0"/>
        <w:rPr>
          <w:rFonts w:hint="eastAsia" w:ascii="宋体" w:hAnsi="宋体" w:eastAsia="宋体" w:cs="宋体"/>
          <w:lang w:val="en-US" w:eastAsia="zh-CN"/>
        </w:rPr>
      </w:pPr>
      <w:r>
        <w:rPr>
          <w:rFonts w:hint="eastAsia" w:ascii="宋体" w:hAnsi="宋体" w:eastAsia="宋体" w:cs="宋体"/>
          <w:lang w:val="en-US" w:eastAsia="zh-CN"/>
        </w:rPr>
        <w:t>结论：作为「可能性园丁」的我们</w:t>
      </w:r>
    </w:p>
    <w:p w14:paraId="0A18CF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本章，我们开启了从批判到行动的「实践论」之旅。我们探讨了「选择的艺术」，其核心，是从追求即时效用的最大化，转向为未来系统性地预留和创造可能性。</w:t>
      </w:r>
    </w:p>
    <w:p w14:paraId="75628E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5C14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我们首先确立了「可用余量」作为对抗确定性的战略储备。在时间、财务、认知和关系四个维度上构建冗余和弹性，是我们保留未来选择权的基石。它是一种反抗现代社会「效率暴政」的、深刻的生存智慧。</w:t>
      </w:r>
    </w:p>
    <w:p w14:paraId="531B0C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8DA0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学习了两种在不确定性中航行的决策模型。「可逆选择」通过低成本的试错，让我们能够安全地探索未知；而「杠杆选择」则指引我们去寻找那些「输得起，但可能赢得巨大」的不对称机会。这套模型，将我们的人生选择，从一场高风险的赌博，转变为一场可持续的、充满发现的探索。</w:t>
      </w:r>
    </w:p>
    <w:p w14:paraId="1819AF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F2EE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升级了我们的「认知操作系统」，引入了「多模型思维」。通过建立一个跨学科的「心智模型工具箱」，我们学会了从多个视角去审视复杂问题，从而打破单一模型的认知囚笼，看见那些被遮蔽的可能性。</w:t>
      </w:r>
    </w:p>
    <w:p w14:paraId="3427B4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16B6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所有这些策略，如果仅仅是为了实现个人的成功和自由，那么我们的讨论，就仍然停留在一个精致的、甚至有些冷酷的「个人主义」层面。我们可能会成为一个更聪明的「玩家」，但我们仍然是在那个由不公正的「护城河」所界定的、充满「评估枷锁」的「游戏场」里玩耍。</w:t>
      </w:r>
    </w:p>
    <w:p w14:paraId="006181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A03F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的「实在建构者」，其视野不能仅仅局限于自身的「可能性空间」。他/她必须认识到，个体的可能性，在根本上是与更广阔的社群和生态的可能性，紧密相连的。在一个日益僵化和不平等的社会中，个人的「自由」和「成功」，如果建立在他人可能性的丧失之上，那将是脆弱且不道德的。</w:t>
      </w:r>
    </w:p>
    <w:p w14:paraId="1D7EEC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B8F2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因此，本章所讨论的「选择的艺术」，必须被置于一个更宏大的伦理框架之中。我们的每一个选择，不仅要评估其对「我」的未来选择权的影响，更要评估其对「我们」的未来选择权的影响。</w:t>
      </w:r>
    </w:p>
    <w:p w14:paraId="088F6D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85D6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当我选择一份工作时，我是否仅仅考虑了薪水和职位，还是也考虑了这家公司是在加固还是在侵蚀社会的「护城河」？</w:t>
      </w:r>
    </w:p>
    <w:p w14:paraId="7F3733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当我进行一项投资时，我是否只看到了财务回报，还是也看到了我的资本是在支持一个更可持续、更公平的未来，还是在加剧剥削和不平等？</w:t>
      </w:r>
    </w:p>
    <w:p w14:paraId="63CBEF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当我创造和传播知识时，我是在迎合市场、追求点击量，还是在努力开启新的对话、赋能那些被边缘化的声音？</w:t>
      </w:r>
    </w:p>
    <w:p w14:paraId="3C7FA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B698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这就要求我们，将自己的角色，从一个仅仅为自己「预留可能性」的「机会主义者」，提升为一个为整个生态系统「培育可能性」的「可能性园丁」（Gardener of Possibilities）。</w:t>
      </w:r>
    </w:p>
    <w:p w14:paraId="0AD4A9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EC84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园丁，他不会去命令一粒种子必须长成什么样子。他所做的，是创造一个肥沃、多元、充满弹性的土壤环境。他会松土、浇水、引入益虫、容忍杂草的存在。他知道，一个健康的生态系统，其力量正来自于其多样性和内在的、不可预测的涌现。</w:t>
      </w:r>
    </w:p>
    <w:p w14:paraId="2DB8E3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DE3F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作为「可能性园丁」，我们的任务，就是通过我们日常的、微小的选择，去为我们所处的社群和世界，创造这样一片「肥沃的土壤」。我们每一次对「可用余量」的坚持，每一次对「杠杆选择」的探索，每一次对「多模型思维」的运用，如果都能带上一份对「共同体」的关怀，那么，这些看似个人的行动，就汇聚成了一股改变社会「土壤结构」的、强大的集体力量。</w:t>
      </w:r>
    </w:p>
    <w:p w14:paraId="27F70E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E664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更深刻、更具挑战性、也更有意义的「实在建构」。它不再是关于如何在一个凝固的世界里为自己找到一个舒适的角落，而是关于如何与他人一起，让这个凝固的世界，重新开始生长。而这种「共同的建构」，将是我们下一章所要深入探讨的主题。</w:t>
      </w:r>
    </w:p>
    <w:p w14:paraId="7D68C6AE">
      <w:pPr>
        <w:rPr>
          <w:rFonts w:hint="eastAsia" w:ascii="宋体" w:hAnsi="宋体" w:eastAsia="宋体" w:cs="宋体"/>
          <w:lang w:val="en-US" w:eastAsia="zh-CN"/>
        </w:rPr>
      </w:pPr>
      <w:r>
        <w:rPr>
          <w:rFonts w:hint="eastAsia" w:ascii="宋体" w:hAnsi="宋体" w:eastAsia="宋体" w:cs="宋体"/>
          <w:lang w:val="en-US" w:eastAsia="zh-CN"/>
        </w:rPr>
        <w:br w:type="page"/>
      </w:r>
    </w:p>
    <w:p w14:paraId="68FFD938">
      <w:pPr>
        <w:pStyle w:val="4"/>
        <w:bidi w:val="0"/>
        <w:rPr>
          <w:rFonts w:hint="eastAsia" w:ascii="宋体" w:hAnsi="宋体" w:eastAsia="宋体" w:cs="宋体"/>
          <w:lang w:val="en-US" w:eastAsia="zh-CN"/>
        </w:rPr>
      </w:pPr>
      <w:bookmarkStart w:id="44" w:name="_Toc808818413"/>
      <w:bookmarkStart w:id="45" w:name="_Toc1921792680"/>
      <w:r>
        <w:rPr>
          <w:rFonts w:hint="eastAsia" w:ascii="宋体" w:hAnsi="宋体" w:eastAsia="宋体" w:cs="宋体"/>
          <w:lang w:val="en-US" w:eastAsia="zh-CN"/>
        </w:rPr>
        <w:t>第十一章 系统的韧性：为不确定的未来而建构</w:t>
      </w:r>
      <w:bookmarkEnd w:id="44"/>
      <w:bookmarkEnd w:id="45"/>
    </w:p>
    <w:p w14:paraId="47B37E7B">
      <w:pPr>
        <w:pStyle w:val="5"/>
        <w:bidi w:val="0"/>
        <w:rPr>
          <w:rFonts w:hint="eastAsia" w:ascii="宋体" w:hAnsi="宋体" w:eastAsia="宋体" w:cs="宋体"/>
          <w:lang w:val="en-US" w:eastAsia="zh-CN"/>
        </w:rPr>
      </w:pPr>
      <w:r>
        <w:rPr>
          <w:rFonts w:hint="eastAsia" w:ascii="宋体" w:hAnsi="宋体" w:eastAsia="宋体" w:cs="宋体"/>
          <w:lang w:val="en-US" w:eastAsia="zh-CN"/>
        </w:rPr>
        <w:t>引言：从个体选择到集体建构</w:t>
      </w:r>
    </w:p>
    <w:p w14:paraId="00933C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中，我们聚焦于个体层面「选择的艺术」，探讨了如何通过构建「可用余量」、运用「可逆与杠杆选择」以及实践「多模型思维」，来在一个充满限制的世界中为自己预留和创造可能性。这为我们的实践论奠定了微观的基础。然而，正如我们在结尾处所指出的，如果个体的解放不能导向集体的赋能，那么这种解放本身就是脆弱和不完整的。一个人的帆船，无论其航行技术多么高超，也无法抵御一场席卷整个海洋的飓风。</w:t>
      </w:r>
    </w:p>
    <w:p w14:paraId="27E18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CF99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因此，本章的任务，是将我们的视野从个体的「可能性空间」，提升到集体的「系统韧性」（Systemic Resilience）这一更宏大、也更根本的层面。我们将要探讨的，不再仅仅是如何让「我」在一个不确定的未来中生存得更好，而是我们——作为一个社群、一个组织、一个社会——该如何共同建构一个能够更好地适应和应对不确定未来的系统。</w:t>
      </w:r>
    </w:p>
    <w:p w14:paraId="6A8973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FF6D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「韧性」，这个源于材料科学和生态学，如今在社会科学领域备受瞩目的概念，与我们通常追求的「稳定」（Stability）或「强大」（Robustness）有着本质的不同：</w:t>
      </w:r>
    </w:p>
    <w:p w14:paraId="2BDAF0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9D4E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一个稳定的系统，倾向于在受到扰动后，迅速恢复到其原有的均衡状态。它抗拒变化。</w:t>
      </w:r>
    </w:p>
    <w:p w14:paraId="15E5B2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一个强大的系统，能够凭借其坚固的结构，抵御巨大的外部冲击而不发生改变。它像一座堡垒。</w:t>
      </w:r>
    </w:p>
    <w:p w14:paraId="223F3D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378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个有韧性的系统，则拥有在遭遇重大冲击和根本性不确定性时，能够吸收冲击、自我重组、并适应性地演化出新结构和新功能的能力。它像一片森林，一场大火之后，不仅能够恢复，甚至可能演化出一个更多样、更具活力的全新生态。</w:t>
      </w:r>
    </w:p>
    <w:p w14:paraId="39F69A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7A0B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哲学框架下，「韧性」可以被理解为：一个建构系统，在面对瓦解其「有限确定性」秩序的冲击时，能够重新激活其内在的「无限可能性」，并从中「收敛」出一个新的、更具适应性的「有限确定性」的能力。</w:t>
      </w:r>
    </w:p>
    <w:p w14:paraId="75060F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8A29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我们在一个由「黑天鹅」事件频发、技术和环境剧烈变迁所定义的时代里，最需要的一种集体能力。过去那种基于预测和控制的、追求效率最大化的「优化」式建构范式，已经越来越无法应对未来的挑战。它所建构出的，是一个个看似强大、实则极其脆弱的「玻璃城堡」。我们需要转向一种全新的建构哲学——为不确定的未来而建构，其核心目标，就是培育系统的韧性。</w:t>
      </w:r>
    </w:p>
    <w:p w14:paraId="2E89BE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9326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本章将系统地阐述这一新的建构范式。我们将首先深入剖析「韧性」的三个核心支柱：多样性、冗余性与去中心化。我们将论证，这三个看似「反效率」的原则，恰恰是系统长期生存和演化的关键。</w:t>
      </w:r>
    </w:p>
    <w:p w14:paraId="003E88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B447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将探讨实现这三大支柱的具体路径，重点分析两种建构策略：一是模块化与接口标准化，它如何在保证系统整体协同的同时，最大限度地激发局部创新和试错；二是建立多层级的反馈与学习机制，它如何让系统能够从错误和危机中汲取信息，实现「反脆弱」式的成长。</w:t>
      </w:r>
    </w:p>
    <w:p w14:paraId="7E88E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03C7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我们将把这一套系统韧性的理论，应用到社会和组织的设计之中，批判那种自上而下的、追求「最优设计」的「工程师思维」，并倡导一种自下而上的、培育「涌现秩序」的「园丁思维」。这将我们从一个试图控制未来的「建筑师」，转变为一个与不确定性共舞的「生态培育者」。这不仅是一种组织管理和公共治理的新范式，更是一种深刻的、面向未来的生存伦理。</w:t>
      </w:r>
    </w:p>
    <w:p w14:paraId="6CCD3B7C">
      <w:pPr>
        <w:pStyle w:val="5"/>
        <w:bidi w:val="0"/>
        <w:rPr>
          <w:rFonts w:hint="eastAsia" w:ascii="宋体" w:hAnsi="宋体" w:eastAsia="宋体" w:cs="宋体"/>
          <w:lang w:val="en-US" w:eastAsia="zh-CN"/>
        </w:rPr>
      </w:pPr>
      <w:r>
        <w:rPr>
          <w:rFonts w:hint="eastAsia" w:ascii="宋体" w:hAnsi="宋体" w:eastAsia="宋体" w:cs="宋体"/>
          <w:lang w:val="en-US" w:eastAsia="zh-CN"/>
        </w:rPr>
        <w:t>韧性的三大支柱：在「浪费」中寻找力量</w:t>
      </w:r>
    </w:p>
    <w:p w14:paraId="16BB46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追求效率最大化的主流世界观里，多样性、冗余性和去中心化，往往被视为「成本」、「浪费」和「混乱」的代名词。然而，从系统韧性的角度看，这三者恰恰是系统能够在不确定环境中长期存续的生命线。它们共同构成了一个能够吸收冲击、适应变化、并持续创新的「安全网」和「发动机」。</w:t>
      </w:r>
    </w:p>
    <w:p w14:paraId="727580F8">
      <w:pPr>
        <w:pStyle w:val="6"/>
        <w:bidi w:val="0"/>
        <w:rPr>
          <w:rFonts w:hint="eastAsia" w:ascii="宋体" w:hAnsi="宋体" w:eastAsia="宋体" w:cs="宋体"/>
          <w:lang w:val="en-US" w:eastAsia="zh-CN"/>
        </w:rPr>
      </w:pPr>
      <w:r>
        <w:rPr>
          <w:rFonts w:hint="eastAsia" w:ascii="宋体" w:hAnsi="宋体" w:eastAsia="宋体" w:cs="宋体"/>
          <w:lang w:val="en-US" w:eastAsia="zh-CN"/>
        </w:rPr>
        <w:t>第一大支柱：多样性（Diversity）——应对未知的「基因库」</w:t>
      </w:r>
    </w:p>
    <w:p w14:paraId="53327B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一个系统拥有的组件类型、行为模式和解决方案的多样性，直接决定了它在面对新环境和新挑战时的适应能力。多样性，是一个系统为未来所有未知的可能性，所准备的「解决方案基因库」。</w:t>
      </w:r>
    </w:p>
    <w:p w14:paraId="44195640">
      <w:pPr>
        <w:pStyle w:val="7"/>
        <w:bidi w:val="0"/>
        <w:rPr>
          <w:rFonts w:hint="eastAsia" w:ascii="宋体" w:hAnsi="宋体" w:eastAsia="宋体" w:cs="宋体"/>
          <w:lang w:val="en-US" w:eastAsia="zh-CN"/>
        </w:rPr>
      </w:pPr>
      <w:r>
        <w:rPr>
          <w:rFonts w:hint="eastAsia" w:ascii="宋体" w:hAnsi="宋体" w:eastAsia="宋体" w:cs="宋体"/>
          <w:lang w:val="en-US" w:eastAsia="zh-CN"/>
        </w:rPr>
        <w:t>生物生态系统的启示</w:t>
      </w:r>
    </w:p>
    <w:p w14:paraId="560D7D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物种高度单一的农田（如大片种植同一种转基因玉米），虽然在特定条件下产量极高（效率优化），但却极其脆弱。一旦出现一种专门针对该品种的病虫害，或者气候发生微小变化，就可能导致毁灭性的歉收。</w:t>
      </w:r>
    </w:p>
    <w:p w14:paraId="59C2FA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89B1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相比之下，一个物种极其丰富的热带雨林，其整体生态系统则表现出惊人的韧性。即便某种植物因病害而消失，也会有其他植物迅速填补其生态位；即便气候变化，总有一些物种能够比其他物种更好地适应新环境，从而保证整个生态系统的延续。</w:t>
      </w:r>
    </w:p>
    <w:p w14:paraId="5AACC52B">
      <w:pPr>
        <w:pStyle w:val="7"/>
        <w:bidi w:val="0"/>
        <w:rPr>
          <w:rFonts w:hint="eastAsia" w:ascii="宋体" w:hAnsi="宋体" w:eastAsia="宋体" w:cs="宋体"/>
          <w:lang w:val="en-US" w:eastAsia="zh-CN"/>
        </w:rPr>
      </w:pPr>
      <w:r>
        <w:rPr>
          <w:rFonts w:hint="eastAsia" w:ascii="宋体" w:hAnsi="宋体" w:eastAsia="宋体" w:cs="宋体"/>
          <w:lang w:val="en-US" w:eastAsia="zh-CN"/>
        </w:rPr>
        <w:t>社会系统中的多样性</w:t>
      </w:r>
    </w:p>
    <w:p w14:paraId="2E7C198C">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认知多样性（Cognitive Diversity）：一个团队或组织中，如果成员的思维模型、知识背景、文化视角各不相同，那么他们在面对复杂问题时，就能够从多个角度进行分析，提出更多元的解决方案，从而避免因「群体思维」（Groupthink）而导致的灾难性决策。一个只由工程师组成的团队，和一个由工程师、艺术家、社会学家和用户共同组成的团队，其解决问题的能力是完全不同的。</w:t>
      </w:r>
    </w:p>
    <w:p w14:paraId="43C54EAC">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经济多样性（Economic Diversity）：一个过度依赖单一产业的城市或国家（如底特律的汽车工业、中东的石油经济），其经济结构是极其脆弱的。一旦该产业遭遇技术变革或市场冲击，整个地区就会陷入长期的衰退。而一个拥有多元化产业结构（包括制造业、服务业、科技、农业等）的经济体，则具有更强的抗风险能力。</w:t>
      </w:r>
    </w:p>
    <w:p w14:paraId="6FE337C5">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文化多样性（Cultural Diversity）：每一种独特的文化、语言和传统，都蕴含着一套经过数百年甚至数千年演化而来的、应对特定环境挑战的独特知识和智慧。全球化进程中对文化多样性的侵蚀，实际上是在烧毁人类应对未来不确定性的「集体知识宝库」。</w:t>
      </w:r>
    </w:p>
    <w:p w14:paraId="0D7B40CD">
      <w:pPr>
        <w:pStyle w:val="7"/>
        <w:bidi w:val="0"/>
        <w:rPr>
          <w:rFonts w:hint="eastAsia" w:ascii="宋体" w:hAnsi="宋体" w:eastAsia="宋体" w:cs="宋体"/>
          <w:lang w:val="en-US" w:eastAsia="zh-CN"/>
        </w:rPr>
      </w:pPr>
      <w:r>
        <w:rPr>
          <w:rFonts w:hint="eastAsia" w:ascii="宋体" w:hAnsi="宋体" w:eastAsia="宋体" w:cs="宋体"/>
          <w:lang w:val="en-US" w:eastAsia="zh-CN"/>
        </w:rPr>
        <w:t>多样性的代价与挑战</w:t>
      </w:r>
    </w:p>
    <w:p w14:paraId="0F73F6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多样性往往会带来沟通成本的增加和决策效率的降低。不同背景的人需要更多的时间来达成共识。</w:t>
      </w:r>
    </w:p>
    <w:p w14:paraId="10A369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9D33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样性可能会引发冲突和摩擦。然而，这种短期的「效率损失」和「混乱」，恰恰是为系统长期的「韧性」和「适应性」所支付的必要保费。一个为了追求短期和谐与高效而压制多样性的系统，无异于为了让船开得更快而扔掉了所有的救生圈。</w:t>
      </w:r>
    </w:p>
    <w:p w14:paraId="1F080E0D">
      <w:pPr>
        <w:pStyle w:val="6"/>
        <w:bidi w:val="0"/>
        <w:rPr>
          <w:rFonts w:hint="eastAsia" w:ascii="宋体" w:hAnsi="宋体" w:eastAsia="宋体" w:cs="宋体"/>
          <w:lang w:val="en-US" w:eastAsia="zh-CN"/>
        </w:rPr>
      </w:pPr>
      <w:r>
        <w:rPr>
          <w:rFonts w:hint="eastAsia" w:ascii="宋体" w:hAnsi="宋体" w:eastAsia="宋体" w:cs="宋体"/>
          <w:lang w:val="en-US" w:eastAsia="zh-CN"/>
        </w:rPr>
        <w:t>第二大支柱：冗余性（Redundancy）——抵御冲击的「缓冲垫」</w:t>
      </w:r>
    </w:p>
    <w:p w14:paraId="41ACFF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冗余性，指的是系统中存在超出维持正常运转最低需求的、重复的或备用的组件、功能或资源。它直接对应于我们在上一章讨论的个体层面的「可用余量」。在「精益」和「优化」的思维模式下，冗余是最大的敌人。但在韧性思维中，冗余是系统吸收冲击、防止「单点故障」导致全局崩溃的「缓冲垫」。</w:t>
      </w:r>
    </w:p>
    <w:p w14:paraId="57255A7D">
      <w:pPr>
        <w:pStyle w:val="7"/>
        <w:bidi w:val="0"/>
        <w:rPr>
          <w:rFonts w:hint="eastAsia" w:ascii="宋体" w:hAnsi="宋体" w:eastAsia="宋体" w:cs="宋体"/>
          <w:lang w:val="en-US" w:eastAsia="zh-CN"/>
        </w:rPr>
      </w:pPr>
      <w:r>
        <w:rPr>
          <w:rFonts w:hint="eastAsia" w:ascii="宋体" w:hAnsi="宋体" w:eastAsia="宋体" w:cs="宋体"/>
          <w:lang w:val="en-US" w:eastAsia="zh-CN"/>
        </w:rPr>
        <w:t>工程系统的启示：</w:t>
      </w:r>
    </w:p>
    <w:p w14:paraId="137E2E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飞机拥有多套独立的飞行控制系统和多个发动机。任何一个系统或发动机出现故障，备用的冗余系统可以立即接管，确保飞机的安全。</w:t>
      </w:r>
    </w:p>
    <w:p w14:paraId="1E610F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重要的网络服务器，会进行「异地多活」的备份。一个数据中心因地震或断电而瘫痪，其他地方的备份服务器可以无缝切换，保证服务的持续性。</w:t>
      </w:r>
    </w:p>
    <w:p w14:paraId="529FC2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这些冗余设计，在99.9%的时间里都是「闲置」和「浪费」的，但正是在那0.1%的危机时刻，它们决定了生与死。</w:t>
      </w:r>
    </w:p>
    <w:p w14:paraId="6EC4224C">
      <w:pPr>
        <w:snapToGrid/>
        <w:spacing w:beforeAutospacing="0" w:afterAutospacing="0" w:line="288" w:lineRule="auto"/>
        <w:ind w:right="0" w:rightChars="0"/>
        <w:jc w:val="both"/>
        <w:rPr>
          <w:rFonts w:hint="eastAsia" w:ascii="宋体" w:hAnsi="宋体" w:eastAsia="宋体" w:cs="宋体"/>
          <w:sz w:val="24"/>
          <w:lang w:val="en-US" w:eastAsia="zh-CN"/>
        </w:rPr>
      </w:pPr>
    </w:p>
    <w:p w14:paraId="234122AA">
      <w:pPr>
        <w:pStyle w:val="7"/>
        <w:bidi w:val="0"/>
        <w:rPr>
          <w:rFonts w:hint="eastAsia" w:ascii="宋体" w:hAnsi="宋体" w:eastAsia="宋体" w:cs="宋体"/>
          <w:lang w:val="en-US" w:eastAsia="zh-CN"/>
        </w:rPr>
      </w:pPr>
      <w:r>
        <w:rPr>
          <w:rFonts w:hint="eastAsia" w:ascii="宋体" w:hAnsi="宋体" w:eastAsia="宋体" w:cs="宋体"/>
          <w:lang w:val="en-US" w:eastAsia="zh-CN"/>
        </w:rPr>
        <w:t>社会系统中的冗余性</w:t>
      </w:r>
    </w:p>
    <w:p w14:paraId="1C719C42">
      <w:pPr>
        <w:numPr>
          <w:ilvl w:val="0"/>
          <w:numId w:val="44"/>
        </w:numPr>
        <w:snapToGrid/>
        <w:spacing w:beforeAutospacing="0" w:afterAutospacing="0" w:line="288" w:lineRule="auto"/>
        <w:ind w:right="0" w:rightChars="0"/>
        <w:jc w:val="both"/>
        <w:rPr>
          <w:rFonts w:hint="eastAsia" w:ascii="宋体" w:hAnsi="宋体" w:eastAsia="宋体" w:cs="宋体"/>
          <w:sz w:val="24"/>
          <w:lang w:val="en-US" w:eastAsia="zh-CN"/>
        </w:rPr>
      </w:pPr>
      <w:r>
        <w:rPr>
          <w:rFonts w:hint="eastAsia" w:ascii="宋体" w:hAnsi="宋体" w:eastAsia="宋体" w:cs="宋体"/>
          <w:sz w:val="24"/>
          <w:lang w:val="en-US" w:eastAsia="zh-CN"/>
        </w:rPr>
        <w:t>供应链的冗余：全球化的「准时制生产」（Just-in-Time）体系，通过消灭库存（冗余），极大地提升了效率，但也使得全球供应链变得异常脆弱。新冠疫情期间，一个国家的港口停摆，就可能导致全球多个产业的生产中断。一个有韧性的供应链体系，需要有多元的供应商、备用的物流路线和一定量的战略库存。</w:t>
      </w:r>
    </w:p>
    <w:p w14:paraId="5EFD92A3">
      <w:pPr>
        <w:numPr>
          <w:ilvl w:val="0"/>
          <w:numId w:val="44"/>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共服务的冗余：一个城市的公共卫生系统，在平时看似拥有「过剩」的床位和医护人员。但当大规模疫情爆发时，这些「冗余」资源就成为了拯救生命的关键。为了追求日常运营的「效率」而过度削减公共服务的冗余，是一种极其短视的、将系统置于巨大风险之中的行为。</w:t>
      </w:r>
    </w:p>
    <w:p w14:paraId="60E4434E">
      <w:pPr>
        <w:numPr>
          <w:ilvl w:val="0"/>
          <w:numId w:val="44"/>
        </w:numPr>
        <w:snapToGrid/>
        <w:spacing w:beforeAutospacing="0" w:afterAutospacing="0" w:line="288" w:lineRule="auto"/>
        <w:ind w:left="0" w:leftChars="0" w:right="0" w:rightChars="0" w:firstLine="0"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技能的冗余：在一个组织中，如果某项关键技能只掌握在一个人手中，那么这个组织就存在巨大的「单点故障」风险。鼓励员工学习多种技能（「一专多能」），建立「AB角」制度，就是一种构建技能冗余的方式。</w:t>
      </w:r>
    </w:p>
    <w:p w14:paraId="1B59040F">
      <w:pPr>
        <w:pStyle w:val="7"/>
        <w:bidi w:val="0"/>
        <w:rPr>
          <w:rFonts w:hint="eastAsia" w:ascii="宋体" w:hAnsi="宋体" w:eastAsia="宋体" w:cs="宋体"/>
          <w:lang w:val="en-US" w:eastAsia="zh-CN"/>
        </w:rPr>
      </w:pPr>
      <w:r>
        <w:rPr>
          <w:rFonts w:hint="eastAsia" w:ascii="宋体" w:hAnsi="宋体" w:eastAsia="宋体" w:cs="宋体"/>
          <w:lang w:val="en-US" w:eastAsia="zh-CN"/>
        </w:rPr>
        <w:t>冗余与浪费的边界</w:t>
      </w:r>
    </w:p>
    <w:p w14:paraId="4FAD9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构建冗余，并非无限制地堆积资源。智慧的冗余设计，需要精确地识别出系统中那些最关键、最脆弱的节点，并为其配置适度的、成本可控的备份。</w:t>
      </w:r>
    </w:p>
    <w:p w14:paraId="340195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它要求我们从「静态效率」的计算，转向「动态风险」的评估。我们需要问的，不再是「这个备份在平时浪费了多少成本？」，而是「如果没有这个备份，在极端情况下，我们将面临多大的潜在损失？」</w:t>
      </w:r>
    </w:p>
    <w:p w14:paraId="513CC0E3">
      <w:pPr>
        <w:pStyle w:val="6"/>
        <w:bidi w:val="0"/>
        <w:rPr>
          <w:rFonts w:hint="eastAsia" w:ascii="宋体" w:hAnsi="宋体" w:eastAsia="宋体" w:cs="宋体"/>
          <w:lang w:val="en-US" w:eastAsia="zh-CN"/>
        </w:rPr>
      </w:pPr>
      <w:r>
        <w:rPr>
          <w:rFonts w:hint="eastAsia" w:ascii="宋体" w:hAnsi="宋体" w:eastAsia="宋体" w:cs="宋体"/>
          <w:lang w:val="en-US" w:eastAsia="zh-CN"/>
        </w:rPr>
        <w:t>第三大支柱：去中心化（Decentralization）——自主适应的「神经网络」</w:t>
      </w:r>
    </w:p>
    <w:p w14:paraId="11D8C1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指的是将权力、信息和决策能力，从一个单一的中心节点，分散到系统中多个半自主的局部节点。一个高度中心化的系统，其决策效率在稳定环境下可能很高，但它极其脆弱，且适应能力很差。一旦中心节点被摧毁或做出错误决策，整个系统就会瘫痪。而去中心化的网络结构，则表现出更高的韧性和演化能力。</w:t>
      </w:r>
    </w:p>
    <w:p w14:paraId="37675F3D">
      <w:pPr>
        <w:pStyle w:val="7"/>
        <w:bidi w:val="0"/>
        <w:rPr>
          <w:rFonts w:hint="eastAsia" w:ascii="宋体" w:hAnsi="宋体" w:eastAsia="宋体" w:cs="宋体"/>
          <w:lang w:val="en-US" w:eastAsia="zh-CN"/>
        </w:rPr>
      </w:pPr>
      <w:r>
        <w:rPr>
          <w:rFonts w:hint="eastAsia" w:ascii="宋体" w:hAnsi="宋体" w:eastAsia="宋体" w:cs="宋体"/>
          <w:lang w:val="en-US" w:eastAsia="zh-CN"/>
        </w:rPr>
        <w:t>生物与技术系统的启示</w:t>
      </w:r>
    </w:p>
    <w:p w14:paraId="32C084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大脑 vs. 单一处理器：人类的大脑，是一个由数百亿个神经元组成的、大规模并行的去中心化网络。它没有一个「中央处理器」。即便部分脑区受损，其他脑区也可能通过「神经可塑性」来重组和代偿其功能。</w:t>
      </w:r>
    </w:p>
    <w:p w14:paraId="5268A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互联网 vs. 电话总机：互联网的最初设计，就是为了在核战争中，即便部分节点被摧毁，整个网络依然能够通信。其核心是去中心化的、基于数据包交换的TCP/IP协议。这与老式的、依赖于中心化总机交换的电话网络，在结构韧性上有着天壤之别。</w:t>
      </w:r>
    </w:p>
    <w:p w14:paraId="24CCF586">
      <w:pPr>
        <w:pStyle w:val="7"/>
        <w:bidi w:val="0"/>
        <w:rPr>
          <w:rFonts w:hint="eastAsia" w:ascii="宋体" w:hAnsi="宋体" w:eastAsia="宋体" w:cs="宋体"/>
          <w:lang w:val="en-US" w:eastAsia="zh-CN"/>
        </w:rPr>
      </w:pPr>
      <w:r>
        <w:rPr>
          <w:rFonts w:hint="eastAsia" w:ascii="宋体" w:hAnsi="宋体" w:eastAsia="宋体" w:cs="宋体"/>
          <w:lang w:val="en-US" w:eastAsia="zh-CN"/>
        </w:rPr>
        <w:t>社会系统中的去中心化</w:t>
      </w:r>
    </w:p>
    <w:p w14:paraId="158744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组织的去中心化：传统的、金字塔式的科层制组织，信息和决策都集中在顶层。这种结构在面对快速变化的市场环境时，反应迟钝、创新乏力。而一些更具活力的组织，则采用更去中心化的「阵营」、「小队」或「阿米巴」模式，将决策权下放到最接近市场和用户的一线小团队，从而极大地提升了组织的适应性和创新速度。</w:t>
      </w:r>
    </w:p>
    <w:p w14:paraId="215D8C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治理的去中心化（地方自治）：将一部分公共服务的决策权和资源，从中央政府下放到地方社区。因为地方社区最了解自身的具体需求和资源禀赋，他们往往能设计出比「一刀切」的中央政策更有效、更贴合实际的解决方案。强大的地方自治，是整个国家韧性的重要来源。</w:t>
      </w:r>
    </w:p>
    <w:p w14:paraId="236D9B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能源与生产的去中心化：从依赖少数大型发电厂的集中式电网，转向由无数个屋顶光伏、社区储能组成的「分布式能源网络」；从依赖少数大型工厂的集中式生产，转向由3D打印、社区工坊组成的「分布式制造」。这些去中心化的基础设施，不仅更环保，也更不容易因单点故障而导致大规模瘫痪。</w:t>
      </w:r>
    </w:p>
    <w:p w14:paraId="02D18964">
      <w:pPr>
        <w:pStyle w:val="7"/>
        <w:bidi w:val="0"/>
        <w:rPr>
          <w:rFonts w:hint="eastAsia" w:ascii="宋体" w:hAnsi="宋体" w:eastAsia="宋体" w:cs="宋体"/>
          <w:lang w:val="en-US" w:eastAsia="zh-CN"/>
        </w:rPr>
      </w:pPr>
      <w:r>
        <w:rPr>
          <w:rFonts w:hint="eastAsia" w:ascii="宋体" w:hAnsi="宋体" w:eastAsia="宋体" w:cs="宋体"/>
          <w:lang w:val="en-US" w:eastAsia="zh-CN"/>
        </w:rPr>
        <w:t>去中心化的挑战</w:t>
      </w:r>
    </w:p>
    <w:p w14:paraId="5DA34E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中心化可能会导致标准不一、各自为政的混乱局面。它需要参与者具备更高的自主性和责任感。因此，成功的去中心化，并非完全放弃中心，而是要在「绝对中心化」和「绝对无政府」之间，找到一个精妙的平衡。这正是我们下一节要探讨的「模块化」设计的核心。</w:t>
      </w:r>
    </w:p>
    <w:p w14:paraId="2BDF96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605B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样性、冗余性和去中心化，这三大支柱共同指向了一种与主流效率范式截然相反的建构哲学。它告诉我们，一个真正能够穿越时间风暴的系统，其力量往往源于那些看似「浪费」、「低效」和「混乱」的部分。学会欣赏和培育这些「有益的混沌」，是每一个「系统建构者」走向成熟的第一课。</w:t>
      </w:r>
    </w:p>
    <w:p w14:paraId="01489B20">
      <w:pPr>
        <w:pStyle w:val="5"/>
        <w:bidi w:val="0"/>
        <w:rPr>
          <w:rFonts w:hint="eastAsia" w:ascii="宋体" w:hAnsi="宋体" w:eastAsia="宋体" w:cs="宋体"/>
          <w:lang w:val="en-US" w:eastAsia="zh-CN"/>
        </w:rPr>
      </w:pPr>
      <w:r>
        <w:rPr>
          <w:rFonts w:hint="eastAsia" w:ascii="宋体" w:hAnsi="宋体" w:eastAsia="宋体" w:cs="宋体"/>
          <w:lang w:val="en-US" w:eastAsia="zh-CN"/>
        </w:rPr>
        <w:t>韧性系统的建构路径</w:t>
      </w:r>
    </w:p>
    <w:p w14:paraId="515F9D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韧性的三大支柱，我们还需要具体的、可操作的路径，来将这些原则转化为实际的建构策略。在这里，我们重点介绍两种相辅相成的核心策略：一是结构层面的「模块化与接口标准化」，二是流程层面的「多层级反馈与学习机制」。前者为系统的「硬件」提供了韧性，后者则为系统的「软件」注入了持续进化的能力。</w:t>
      </w:r>
    </w:p>
    <w:p w14:paraId="4AD2E8F8">
      <w:pPr>
        <w:pStyle w:val="6"/>
        <w:bidi w:val="0"/>
        <w:rPr>
          <w:rFonts w:hint="eastAsia" w:ascii="宋体" w:hAnsi="宋体" w:eastAsia="宋体" w:cs="宋体"/>
          <w:lang w:val="en-US" w:eastAsia="zh-CN"/>
        </w:rPr>
      </w:pPr>
      <w:r>
        <w:rPr>
          <w:rFonts w:hint="eastAsia" w:ascii="宋体" w:hAnsi="宋体" w:eastAsia="宋体" w:cs="宋体"/>
          <w:lang w:val="en-US" w:eastAsia="zh-CN"/>
        </w:rPr>
        <w:t>第一大路径：模块化与接口标准化——在协同与自主间寻求平衡</w:t>
      </w:r>
    </w:p>
    <w:p w14:paraId="48B26D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Modularity）是一种系统设计思想，它将一个复杂的系统，分解为若干个功能独立、可相互替换的「模块」（Modules）。而这些模块之间，则通过一套标准化的「接口」（Interfaces）进行连接和通信。这种「松耦合，高内聚」的设计，是实现「去中心化」与「整体协同」这对矛盾统一的关键。</w:t>
      </w:r>
    </w:p>
    <w:p w14:paraId="5E207B6A">
      <w:pPr>
        <w:pStyle w:val="7"/>
        <w:bidi w:val="0"/>
        <w:rPr>
          <w:rFonts w:hint="eastAsia" w:ascii="宋体" w:hAnsi="宋体" w:eastAsia="宋体" w:cs="宋体"/>
          <w:lang w:val="en-US" w:eastAsia="zh-CN"/>
        </w:rPr>
      </w:pPr>
      <w:r>
        <w:rPr>
          <w:rFonts w:hint="eastAsia" w:ascii="宋体" w:hAnsi="宋体" w:eastAsia="宋体" w:cs="宋体"/>
          <w:lang w:val="en-US" w:eastAsia="zh-CN"/>
        </w:rPr>
        <w:t>模块化的优势</w:t>
      </w:r>
    </w:p>
    <w:p w14:paraId="69D6F2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激发局部创新与试错：由于每个模块功能独立，对一个模块的修改和创新，不会影响到其他模块的正常运行。这极大地降低了创新的风险和成本。不同的团队可以并行地、自主地对各自负责的模块进行实验和优化，从而加速整个系统的演化。这完美地支持了我们在第十章讨论的「可逆选择」。</w:t>
      </w:r>
    </w:p>
    <w:p w14:paraId="2D2ECE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增强系统的可修复性与可升级性：当系统中某个部分出现故障时，我们只需要替换掉那个出问题的「模块」，而无需对整个系统进行大修。当需要对系统进行升级时，我们也可以逐个模块地进行，而不是推倒重来。</w:t>
      </w:r>
    </w:p>
    <w:p w14:paraId="54E16E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促进多样性与竞争：标准化的接口，允许多个不同的供应商，来为同一个接口开发功能相同但实现方式各异的「模块」。这就在模块层面，引入了多样性和竞争，使得系统可以择优选用最好的模块。</w:t>
      </w:r>
    </w:p>
    <w:p w14:paraId="1EA28F8E">
      <w:pPr>
        <w:pStyle w:val="7"/>
        <w:bidi w:val="0"/>
        <w:rPr>
          <w:rFonts w:hint="eastAsia" w:ascii="宋体" w:hAnsi="宋体" w:eastAsia="宋体" w:cs="宋体"/>
          <w:lang w:val="en-US" w:eastAsia="zh-CN"/>
        </w:rPr>
      </w:pPr>
      <w:r>
        <w:rPr>
          <w:rFonts w:hint="eastAsia" w:ascii="宋体" w:hAnsi="宋体" w:eastAsia="宋体" w:cs="宋体"/>
          <w:lang w:val="en-US" w:eastAsia="zh-CN"/>
        </w:rPr>
        <w:t>接口标准化的重要性</w:t>
      </w:r>
    </w:p>
    <w:p w14:paraId="1DBB6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接口，是模块之间沟通的「语言」和「协议」。只有当接口是开放的、稳定的、被广泛接受的，模块化的优势才能真正发挥出来。</w:t>
      </w:r>
    </w:p>
    <w:p w14:paraId="448AC8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一个好的接口标准，应该只定义「做什么」（What），而不限制「怎么做」（How）。它规定了输入和输出的格式，但将具体的实现细节，留给了模块内部的开发者。</w:t>
      </w:r>
    </w:p>
    <w:p w14:paraId="609567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历史上，许多伟大的技术生态，都建立在成功的接口标准化之上。例如，个人电脑的「开放架构」（允许不同厂商生产兼容的显卡、硬盘），互联网的TCP/IP协议，以及智能手机时代的iOS和Android的API（应用程序接口）。</w:t>
      </w:r>
    </w:p>
    <w:p w14:paraId="2F107077">
      <w:pPr>
        <w:pStyle w:val="7"/>
        <w:bidi w:val="0"/>
        <w:rPr>
          <w:rFonts w:hint="eastAsia" w:ascii="宋体" w:hAnsi="宋体" w:eastAsia="宋体" w:cs="宋体"/>
          <w:lang w:val="en-US" w:eastAsia="zh-CN"/>
        </w:rPr>
      </w:pPr>
      <w:r>
        <w:rPr>
          <w:rFonts w:hint="eastAsia" w:ascii="宋体" w:hAnsi="宋体" w:eastAsia="宋体" w:cs="宋体"/>
          <w:lang w:val="en-US" w:eastAsia="zh-CN"/>
        </w:rPr>
        <w:t>社会与组织领域的应用</w:t>
      </w:r>
    </w:p>
    <w:p w14:paraId="072701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法律与市场经济：在一个健全的市场经济中，法律（尤其是产权法和合同法）就扮演了「标准化接口」的角色。它为所有市场参与者（模块）提供了一套稳定、可预测的互动规则。在这套规则之内，每个企业和个人，都可以自主地进行创新和交易。</w:t>
      </w:r>
    </w:p>
    <w:p w14:paraId="7DC63D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联邦制国家：一个设计良好的联邦制，可以看作是一种政治上的模块化。中央政府负责制定国防、外交等全国性的「接口标准」，而各个州或省（模块）则在教育、医疗等领域拥有高度的自治权，可以根据本地情况进行制度创新和实验。</w:t>
      </w:r>
    </w:p>
    <w:p w14:paraId="49D9D0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项目管理中的「敏捷开发」：敏捷团队（模块）被赋予高度的自主权，来决定如何完成他们的任务。而团队之间的协作，则通过简短的每日站会、统一的需求列表（Backlog）等「接口」来进行协调。</w:t>
      </w:r>
    </w:p>
    <w:p w14:paraId="3F6D4F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F309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与接口标准化的设计，是一种深刻的建构智慧。它在「秩序」与「自由」、「自上而下」的设计与「自下而上」的涌现之间，取得了一个精妙的平衡。它通过设定最少的、必要的「全局规则」（接口），来换取最大化的「局部自由」（模块），从而让整个系统，既能保持协同，又能充满活力和多样性。</w:t>
      </w:r>
    </w:p>
    <w:p w14:paraId="5E3517B3">
      <w:pPr>
        <w:pStyle w:val="6"/>
        <w:bidi w:val="0"/>
        <w:rPr>
          <w:rFonts w:hint="eastAsia" w:ascii="宋体" w:hAnsi="宋体" w:eastAsia="宋体" w:cs="宋体"/>
          <w:lang w:val="en-US" w:eastAsia="zh-CN"/>
        </w:rPr>
      </w:pPr>
      <w:r>
        <w:rPr>
          <w:rFonts w:hint="eastAsia" w:ascii="宋体" w:hAnsi="宋体" w:eastAsia="宋体" w:cs="宋体"/>
          <w:lang w:val="en-US" w:eastAsia="zh-CN"/>
        </w:rPr>
        <w:t>第二大路径：多层级反馈与学习机制——让系统从错误中成长</w:t>
      </w:r>
    </w:p>
    <w:p w14:paraId="521C75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韧性的系统，不仅要能「扛住」冲击，更要能从冲击和错误中「学习」，从而变得更强大。这种能力，就是纳西姆·塔勒布所说的「反脆弱性」（Antifragility）。而系统学习能力的核心，在于建立一套快速、准确、多层级的反馈与学习机制。</w:t>
      </w:r>
    </w:p>
    <w:p w14:paraId="7554789E">
      <w:pPr>
        <w:pStyle w:val="7"/>
        <w:bidi w:val="0"/>
        <w:rPr>
          <w:rFonts w:hint="eastAsia" w:ascii="宋体" w:hAnsi="宋体" w:eastAsia="宋体" w:cs="宋体"/>
          <w:lang w:val="en-US" w:eastAsia="zh-CN"/>
        </w:rPr>
      </w:pPr>
      <w:r>
        <w:rPr>
          <w:rFonts w:hint="eastAsia" w:ascii="宋体" w:hAnsi="宋体" w:eastAsia="宋体" w:cs="宋体"/>
          <w:lang w:val="en-US" w:eastAsia="zh-CN"/>
        </w:rPr>
        <w:t>反馈循环（Feedback Loops）的基本原理</w:t>
      </w:r>
    </w:p>
    <w:p w14:paraId="18F00D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任何学习过程，都基于一个「行动-结果-反馈-调整」的循环。</w:t>
      </w:r>
    </w:p>
    <w:p w14:paraId="2D97CB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E95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负反馈（Negative Feedback）：是系统维持稳定的机制。当系统偏离某个目标状态时，负反馈会产生一个反向的作用力，将其拉回均衡。例如，人体的体温调节系统。</w:t>
      </w:r>
    </w:p>
    <w:p w14:paraId="2E21EE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正反馈（Positive Feedback）：是系统放大变化、产生剧变的机制。一个微小的初始变化，会通过正反馈被不断放大，导致系统进入一个全新的状态。例如，社交媒体上的「病毒式传播」。</w:t>
      </w:r>
    </w:p>
    <w:p w14:paraId="1139B0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686A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一个有韧性的系统，需要同时拥有强大的负反馈机制来维持日常稳定，也需要适度的正反馈机制来驱动必要的变革和创新。</w:t>
      </w:r>
    </w:p>
    <w:p w14:paraId="07EDF076">
      <w:pPr>
        <w:pStyle w:val="7"/>
        <w:bidi w:val="0"/>
        <w:rPr>
          <w:rFonts w:hint="eastAsia" w:ascii="宋体" w:hAnsi="宋体" w:eastAsia="宋体" w:cs="宋体"/>
          <w:lang w:val="en-US" w:eastAsia="zh-CN"/>
        </w:rPr>
      </w:pPr>
      <w:r>
        <w:rPr>
          <w:rFonts w:hint="eastAsia" w:ascii="宋体" w:hAnsi="宋体" w:eastAsia="宋体" w:cs="宋体"/>
          <w:lang w:val="en-US" w:eastAsia="zh-CN"/>
        </w:rPr>
        <w:t>构建有效的反馈与学习机制</w:t>
      </w:r>
    </w:p>
    <w:p w14:paraId="1F9376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 缩短反馈周期：反馈来得越快，我们调整的速度就越快，犯大错的概率就越低。这正是「精益创业」中「构建-测量-学习」循环的核心思想。在组织管理中，用频繁的、非正式的「一对一」沟通，来替代一年一度的僵化绩效评估，也是为了缩短反馈周期。</w:t>
      </w:r>
    </w:p>
    <w:p w14:paraId="71F12E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 建立多源、独立的反馈渠道：不能只依赖单一的、自上而下的反馈渠道。一个健康的组织，需要同时拥有来自客户、一线员工、第三方监督机构等多个独立来源的反馈信息。这可以避免因信息过滤和「报喜不报忧」而导致的「组织盲点」。</w:t>
      </w:r>
    </w:p>
    <w:p w14:paraId="11DFFE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 保护「吹哨人」和「异见者」：那些敢于指出系统问题、提出不同意见的「乌鸦嘴」，是系统最宝贵的「免疫细胞」。必须通过制度和文化，来保护他们免受打压，并认真倾听他们的警告。一个无法容忍内部批评的系统，必然会在外部的危机面前，付出惨重的代价。</w:t>
      </w:r>
    </w:p>
    <w:p w14:paraId="70BFDC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4. 进行「事后复盘」（Post-mortem）和「事前验收」（Pre-mortem）：</w:t>
      </w:r>
    </w:p>
    <w:p w14:paraId="4409C6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后复盘：在每一次失败（或成功）之后，组织一个跨部门的、不追究个人责任的复盘会议，系统性地分析「发生了什么？」、「为什么会发生？」、「我们能学到什么？」，并将学到的教训，转化为可执行的流程改进。</w:t>
      </w:r>
    </w:p>
    <w:p w14:paraId="7A596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事前验收：在一个重大项目开始之前，召集团队，进行一次「想象中的失败」演练。假设「一年后，这个项目惨败了」，然后让每个人写下他们认为可能导致失败的原因。这种方法，能够提前暴露项目中潜在的风险和思维盲区。</w:t>
      </w:r>
    </w:p>
    <w:p w14:paraId="203505C1">
      <w:pPr>
        <w:pStyle w:val="7"/>
        <w:bidi w:val="0"/>
        <w:rPr>
          <w:rFonts w:hint="eastAsia" w:ascii="宋体" w:hAnsi="宋体" w:eastAsia="宋体" w:cs="宋体"/>
          <w:lang w:val="en-US" w:eastAsia="zh-CN"/>
        </w:rPr>
      </w:pPr>
      <w:r>
        <w:rPr>
          <w:rFonts w:hint="eastAsia" w:ascii="宋体" w:hAnsi="宋体" w:eastAsia="宋体" w:cs="宋体"/>
          <w:lang w:val="en-US" w:eastAsia="zh-CN"/>
        </w:rPr>
        <w:t>从「单环学习」到「双环学习」</w:t>
      </w:r>
    </w:p>
    <w:p w14:paraId="5B8517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哈佛大学教授克里斯·阿吉里斯提出了「单环学习」和「双环学习」的概念。</w:t>
      </w:r>
    </w:p>
    <w:p w14:paraId="17E4AA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6570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单环学习（Single-loop Learning）：是在既定的目标和规则框架内，修正行为的偏差。就像一个恒温器，当温度偏离设定值时，它会自动调整。这是一种「纠错式」的学习。</w:t>
      </w:r>
    </w:p>
    <w:p w14:paraId="43DE44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双环学习（Double-loop Learning）：是不仅修正行为，更要回过头来，质疑和反思我们背后的目标、规则和心智模型本身是否合理。这是一种「框架式」的学习。</w:t>
      </w:r>
    </w:p>
    <w:p w14:paraId="522A0E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B7E7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有韧性的系统，必须具备「双环学习」的能力。它不仅要善于解决问题，更要善于重新定义问题。例如，一个汽车公司，单环学习可能是「如何制造更省油的汽油车？」，而双环学习则是「人们出行的根本需求是什么？我们是否应该转向电动车或出行服务？」</w:t>
      </w:r>
    </w:p>
    <w:p w14:paraId="295139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C0DF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模块化与接口标准化的「硬件」设计，以及多层级反馈与学习机制的「软件」流程，我们可以构建出一个既有秩序、又充满活力的系统。这个系统，不再追求一种僵化的、永恒的「最优状态」，而是拥抱一种持续的、动态的「演化过程」。它能够在稳定与变革、协同与自主、纠错与创新之间，保持一种创造性的张力。</w:t>
      </w:r>
    </w:p>
    <w:p w14:paraId="76CA1FDC">
      <w:pPr>
        <w:pStyle w:val="5"/>
        <w:bidi w:val="0"/>
        <w:rPr>
          <w:rFonts w:hint="eastAsia" w:ascii="宋体" w:hAnsi="宋体" w:eastAsia="宋体" w:cs="宋体"/>
          <w:lang w:val="en-US" w:eastAsia="zh-CN"/>
        </w:rPr>
      </w:pPr>
      <w:r>
        <w:rPr>
          <w:rFonts w:hint="eastAsia" w:ascii="宋体" w:hAnsi="宋体" w:eastAsia="宋体" w:cs="宋体"/>
          <w:lang w:val="en-US" w:eastAsia="zh-CN"/>
        </w:rPr>
        <w:t>园丁的智慧：从「设计者」到「培育者」</w:t>
      </w:r>
    </w:p>
    <w:p w14:paraId="3E9B0B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将系统韧性的所有原则和路径整合起来，我们最终会抵达一种全新的、与传统建构范式截然不同的世界观和方法论。我们可以将其概括为从「工程师/建筑师思维」到「园丁思维」的转变。</w:t>
      </w:r>
    </w:p>
    <w:p w14:paraId="059D679E">
      <w:pPr>
        <w:pStyle w:val="6"/>
        <w:bidi w:val="0"/>
        <w:rPr>
          <w:rFonts w:hint="eastAsia" w:ascii="宋体" w:hAnsi="宋体" w:eastAsia="宋体" w:cs="宋体"/>
          <w:lang w:val="en-US" w:eastAsia="zh-CN"/>
        </w:rPr>
      </w:pPr>
      <w:r>
        <w:rPr>
          <w:rFonts w:hint="eastAsia" w:ascii="宋体" w:hAnsi="宋体" w:eastAsia="宋体" w:cs="宋体"/>
          <w:lang w:val="en-US" w:eastAsia="zh-CN"/>
        </w:rPr>
        <w:t>工程师/建筑师的隐喻及其局限</w:t>
      </w:r>
    </w:p>
    <w:p w14:paraId="4FEF73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传统的系统建构，无论是组织设计、城市规划还是社会改革，都深受「工程师」或「建筑师」这一隐喻的支配。</w:t>
      </w:r>
    </w:p>
    <w:p w14:paraId="19750BEF">
      <w:pPr>
        <w:pStyle w:val="7"/>
        <w:bidi w:val="0"/>
        <w:rPr>
          <w:rFonts w:hint="eastAsia" w:ascii="宋体" w:hAnsi="宋体" w:eastAsia="宋体" w:cs="宋体"/>
          <w:lang w:val="en-US" w:eastAsia="zh-CN"/>
        </w:rPr>
      </w:pPr>
      <w:r>
        <w:rPr>
          <w:rFonts w:hint="eastAsia" w:ascii="宋体" w:hAnsi="宋体" w:eastAsia="宋体" w:cs="宋体"/>
          <w:lang w:val="en-US" w:eastAsia="zh-CN"/>
        </w:rPr>
        <w:t>工程师思维的特征</w:t>
      </w:r>
    </w:p>
    <w:p w14:paraId="798CAE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自上而下（Top-down）：由一个中心化的、全知的「设计师」，绘制出一张完美的「蓝图」。</w:t>
      </w:r>
    </w:p>
    <w:p w14:paraId="7D5A01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追求最优与控制：目标是找到一个唯一的、最优的解决方案，并通过精确的计算和严格的控制，来确保最终的产物与蓝图完全一致。</w:t>
      </w:r>
    </w:p>
    <w:p w14:paraId="22B9AE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静态与确定性：它假设环境是可预测的、稳定的，需求是清晰的、不变的。它试图建造一座「永不倒塌的纪念碑」。</w:t>
      </w:r>
    </w:p>
    <w:p w14:paraId="204AE2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对混沌与偶然的敌视：任何偏离蓝图的「意外」、「混乱」和「自发行为」，都被视为需要被纠正的「错误」或「缺陷」。</w:t>
      </w:r>
    </w:p>
    <w:p w14:paraId="1C0EB8FF">
      <w:pPr>
        <w:pStyle w:val="7"/>
        <w:bidi w:val="0"/>
        <w:rPr>
          <w:rFonts w:hint="eastAsia" w:ascii="宋体" w:hAnsi="宋体" w:eastAsia="宋体" w:cs="宋体"/>
          <w:lang w:val="en-US" w:eastAsia="zh-CN"/>
        </w:rPr>
      </w:pPr>
      <w:r>
        <w:rPr>
          <w:rFonts w:hint="eastAsia" w:ascii="宋体" w:hAnsi="宋体" w:eastAsia="宋体" w:cs="宋体"/>
          <w:lang w:val="en-US" w:eastAsia="zh-CN"/>
        </w:rPr>
        <w:t>工程师思维的局限</w:t>
      </w:r>
    </w:p>
    <w:p w14:paraId="3BC145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在简单、确定的环境中，工程师思维是高效的。我们可以用它来建造一座桥梁。但在复杂、动态、不确定的「生态系统」中（如一个市场、一个组织、一个社会），工程师思维往往会带来灾难。</w:t>
      </w:r>
    </w:p>
    <w:p w14:paraId="6629F3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4F4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如哈耶克所批判的，任何中心化的设计者，其知识和信息处理能力，都远不足以把握一个复杂系统的全貌。试图用一个简化的「降维模型」去规划和控制整个系统，是一种「致命的自负」，其结果往往是压制了系统自发的、涌现的秩序，导致了僵化和脆弱。20世纪的许多中央计划经济的失败，就是这种思维的惨痛教训。</w:t>
      </w:r>
    </w:p>
    <w:p w14:paraId="0E94CFF6">
      <w:pPr>
        <w:pStyle w:val="6"/>
        <w:bidi w:val="0"/>
        <w:rPr>
          <w:rFonts w:hint="eastAsia" w:ascii="宋体" w:hAnsi="宋体" w:eastAsia="宋体" w:cs="宋体"/>
          <w:lang w:val="en-US" w:eastAsia="zh-CN"/>
        </w:rPr>
      </w:pPr>
      <w:r>
        <w:rPr>
          <w:rFonts w:hint="eastAsia" w:ascii="宋体" w:hAnsi="宋体" w:eastAsia="宋体" w:cs="宋体"/>
          <w:lang w:val="en-US" w:eastAsia="zh-CN"/>
        </w:rPr>
        <w:t>园丁的隐喻与建构智慧</w:t>
      </w:r>
    </w:p>
    <w:p w14:paraId="295DC7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与工程师相反，「园丁」这一隐喻，为我们提供了一种更生态、也更适应不确定性的建构范式。</w:t>
      </w:r>
    </w:p>
    <w:p w14:paraId="55972ADC">
      <w:pPr>
        <w:pStyle w:val="7"/>
        <w:bidi w:val="0"/>
        <w:rPr>
          <w:rFonts w:hint="eastAsia" w:ascii="宋体" w:hAnsi="宋体" w:eastAsia="宋体" w:cs="宋体"/>
          <w:lang w:val="en-US" w:eastAsia="zh-CN"/>
        </w:rPr>
      </w:pPr>
      <w:r>
        <w:rPr>
          <w:rFonts w:hint="eastAsia" w:ascii="宋体" w:hAnsi="宋体" w:eastAsia="宋体" w:cs="宋体"/>
          <w:lang w:val="en-US" w:eastAsia="zh-CN"/>
        </w:rPr>
        <w:t>园丁思维的特征</w:t>
      </w:r>
    </w:p>
    <w:p w14:paraId="5DFC5B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自下而上（Bottom-up）：园丁不直接「设计」植物的生长，而是培育一个有利于植物健康生长的环境。他/她关注的是土壤、水分、阳光和生态位的关系。</w:t>
      </w:r>
    </w:p>
    <w:p w14:paraId="3E9410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培育涌现与适应：园丁的目标，不是创造一个静态的、完美的盆景，而是培育一个能够自我组织、动态演化、充满生命力的「涌现秩序」。他/她接受并拥抱植物生长过程中的不确定性和多样性。</w:t>
      </w:r>
    </w:p>
    <w:p w14:paraId="30BFB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动态与演化：园丁知道，花园是一个永远在变化、永远「未完成」的作品。他/她的工作，是一个持续的观察、干预、学习和适应的过程。</w:t>
      </w:r>
    </w:p>
    <w:p w14:paraId="1FE8C4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与混沌与偶然共舞：园丁理解，花园中的「混乱」（如杂草、昆虫）并非都是坏事，它们也是生态系统多样性和韧性的一部分。他/她的干预，是温和的、试探性的「修剪」和「引导」，而非彻底的「清除」和「控制」。</w:t>
      </w:r>
    </w:p>
    <w:p w14:paraId="57036DDC">
      <w:pPr>
        <w:pStyle w:val="7"/>
        <w:bidi w:val="0"/>
        <w:rPr>
          <w:rFonts w:hint="eastAsia" w:ascii="宋体" w:hAnsi="宋体" w:eastAsia="宋体" w:cs="宋体"/>
          <w:lang w:val="en-US" w:eastAsia="zh-CN"/>
        </w:rPr>
      </w:pPr>
      <w:r>
        <w:rPr>
          <w:rFonts w:hint="eastAsia" w:ascii="宋体" w:hAnsi="宋体" w:eastAsia="宋体" w:cs="宋体"/>
          <w:lang w:val="en-US" w:eastAsia="zh-CN"/>
        </w:rPr>
        <w:t>作为「园丁」的建构者</w:t>
      </w:r>
    </w:p>
    <w:p w14:paraId="1ED25D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组织领导者：一个「园丁型」的领导者，其主要职责不再是发号施令和监督执行，而是创造一个能够让员工自主生长和创新的「组织土壤」。他/她致力于设定清晰的「愿景」和「价值观」（阳光），提供必要的资源和支持（水分和养料），并建立起促进协作和反馈的「接口」（土壤结构）。</w:t>
      </w:r>
    </w:p>
    <w:p w14:paraId="5408E5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城市规划者：一个「园丁型」的城市规划者，会放弃那种绘制宏伟蓝图、大拆大建的模式。他/她会更关注城市的「微观生态」，通过一些小规模的、实验性的「城市针灸」，来激活社区的自组织能力。他/她会保护那些看似「混乱」的街头市场和老旧街区，因为那里蕴含着城市的活力和多样性。</w:t>
      </w:r>
    </w:p>
    <w:p w14:paraId="2A238A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社会改革者：一个「园丁型」的社会改革者，会认识到社会是一个极其复杂的生态系统，任何激进的、试图一蹴而就的「顶层设计」，都可能带来意想不到的灾难性后果。他/她会更倾向于采用一种「渐进式」的、「实验性」的改革策略，从一些小规模的「制度实验区」开始，允许不同的地方去探索多样的解决方案，并从这些自下而上的实验中，学习和推广那些被证明是有效的模式。</w:t>
      </w:r>
    </w:p>
    <w:p w14:paraId="4D3393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1BF2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工程师」到「园丁」的转变，是一场深刻的、关乎我们如何与世界相处的范式革命。它要求我们放弃对「控制」的执念，转而拥抱一种对「培育」的信念。它要求我们从一个试图将自己的意志强加于世界的「主宰」，转变为一个谦逊地、耐心地、与世界的内在生命力共舞的「伙伴」。</w:t>
      </w:r>
    </w:p>
    <w:p w14:paraId="60E0F503">
      <w:pPr>
        <w:pStyle w:val="5"/>
        <w:bidi w:val="0"/>
        <w:rPr>
          <w:rFonts w:hint="eastAsia" w:ascii="宋体" w:hAnsi="宋体" w:eastAsia="宋体" w:cs="宋体"/>
          <w:lang w:val="en-US" w:eastAsia="zh-CN"/>
        </w:rPr>
      </w:pPr>
      <w:r>
        <w:rPr>
          <w:rFonts w:hint="eastAsia" w:ascii="宋体" w:hAnsi="宋体" w:eastAsia="宋体" w:cs="宋体"/>
          <w:lang w:val="en-US" w:eastAsia="zh-CN"/>
        </w:rPr>
        <w:t>结论：在不确定性之海中构建方舟</w:t>
      </w:r>
    </w:p>
    <w:p w14:paraId="4DC64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实践的焦点从个体提升到了集体，从追求「个人可能性」转向了建构「系统韧性」。我们论证了，在一个充满根本性不确定性的未来面前，我们最需要的，不是更精确的预测和更完美的控制，而是一种能够吸收冲击、适应变化、并持续演化的集体能力。</w:t>
      </w:r>
    </w:p>
    <w:p w14:paraId="189E90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E911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我们确立了多样性、冗余性和去中心化作为系统韧性的三大支柱。这三个看似「反效率」的原则，恰恰是系统为未来支付的「生存保费」。</w:t>
      </w:r>
    </w:p>
    <w:p w14:paraId="35866D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561E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探讨了实现韧性的两条核心路径。模块化与接口标准化，为我们提供了一种在协同与自主之间取得平衡的「硬件」设计智慧；而多层级的反馈与学习机制，则为系统注入了能够从错误中成长的「反脆弱」「软件」灵魂。</w:t>
      </w:r>
    </w:p>
    <w:p w14:paraId="4DCF8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1015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我们将这一切，升华为一种从「工程师思维」到「园丁思维」的根本性范式转变。这要求我们放弃对「最优设计」的自负，转而以一种更谦逊、更生态的方式，去培育一个能够「涌现」出适应性秩序的健康环境。</w:t>
      </w:r>
    </w:p>
    <w:p w14:paraId="48611D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8C67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处的时代，正是一个「确定性」的旧世界秩序在加速瓦解的时代。气候变化、技术奇点、地缘政治冲突……这些巨大的、不可预测的浪潮，正以前所未有的力量，冲击着我们赖以为生的各种社会系统。在这样一片波涛汹涌的「不确定性之海」中，我们无法再指望建造一艘永不沉没的「泰坦尼克号」。</w:t>
      </w:r>
    </w:p>
    <w:p w14:paraId="7C2545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5C8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我们需要的，是共同去构建一艘艘更小、更灵活、更具修复能力的「诺亚方舟」。</w:t>
      </w:r>
    </w:p>
    <w:p w14:paraId="46BFD0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C26B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这些「方舟」，可能是一个个采用去中心化治理的社区，它们在本地建立起冗余的食物和能源系统。</w:t>
      </w:r>
    </w:p>
    <w:p w14:paraId="070B88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这些「方舟」，可能是一个个拥抱多样性和模块化创新的组织，它们能够在剧烈的市场变化中快速调整航向。</w:t>
      </w:r>
    </w:p>
    <w:p w14:paraId="600F09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这些「方舟」，可能是一个个致力于培育批判性思维和另类知识的教育和文化共同体，它们为人类在精神上应对未来，保留了宝贵的「思想基因库」。</w:t>
      </w:r>
    </w:p>
    <w:p w14:paraId="34C734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F17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这些「方舟」，是一项艰巨而漫长的任务。它需要我们每一个人，都从一个被动的「乘客」，转变为一个主动的「造船者」。它要求我们不仅要磨练好个人「选择的艺术」，更要学会与他人协作，共同实践「系统的韧性」。</w:t>
      </w:r>
    </w:p>
    <w:p w14:paraId="78DD6D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8BDE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然而，即便我们拥有了最智慧的建构哲学，我们依然要面对一个最终极、也最困难的问题：在这一切行动的背后，驱动我们的，应该是一种什么样的精神内核？ 在一个看似荒诞、充满苦难、且我们个人的努力常常显得微不足道的世界里，我们该如何维持行动的勇气和希望？我们该如何面对建构过程中的失败、背叛和虚无感？</w:t>
      </w:r>
    </w:p>
    <w:p w14:paraId="60BC87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102A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已经超出了「术」的层面，而进入了「道」的领域。它将我们引向本书的终点，也是我们所有实践的起点——第十二章：在场与超越：作为过程本身的意义。在那里，我们将探讨一种能够支撑我们在这条永无止境的建构之路上，坚定走下去的终极关怀。</w:t>
      </w:r>
    </w:p>
    <w:p w14:paraId="6294D312">
      <w:pPr>
        <w:rPr>
          <w:rFonts w:hint="eastAsia" w:ascii="宋体" w:hAnsi="宋体" w:eastAsia="宋体" w:cs="宋体"/>
          <w:lang w:val="en-US" w:eastAsia="zh-CN"/>
        </w:rPr>
      </w:pPr>
      <w:r>
        <w:rPr>
          <w:rFonts w:hint="eastAsia" w:ascii="宋体" w:hAnsi="宋体" w:eastAsia="宋体" w:cs="宋体"/>
          <w:lang w:val="en-US" w:eastAsia="zh-CN"/>
        </w:rPr>
        <w:br w:type="page"/>
      </w:r>
    </w:p>
    <w:p w14:paraId="517FEECF">
      <w:pPr>
        <w:pStyle w:val="4"/>
        <w:bidi w:val="0"/>
        <w:rPr>
          <w:rFonts w:hint="eastAsia" w:ascii="宋体" w:hAnsi="宋体" w:eastAsia="宋体" w:cs="宋体"/>
          <w:lang w:val="en-US" w:eastAsia="zh-CN"/>
        </w:rPr>
      </w:pPr>
      <w:bookmarkStart w:id="46" w:name="_Toc1415521880"/>
      <w:bookmarkStart w:id="47" w:name="_Toc239581781"/>
      <w:r>
        <w:rPr>
          <w:rFonts w:hint="eastAsia" w:ascii="宋体" w:hAnsi="宋体" w:eastAsia="宋体" w:cs="宋体"/>
          <w:lang w:val="en-US" w:eastAsia="zh-CN"/>
        </w:rPr>
        <w:t>第十二章 在场与超越：作为过程本身的意义</w:t>
      </w:r>
      <w:bookmarkEnd w:id="46"/>
      <w:bookmarkEnd w:id="47"/>
    </w:p>
    <w:p w14:paraId="345AB3D5">
      <w:pPr>
        <w:pStyle w:val="5"/>
        <w:bidi w:val="0"/>
        <w:rPr>
          <w:rFonts w:hint="eastAsia" w:ascii="宋体" w:hAnsi="宋体" w:eastAsia="宋体" w:cs="宋体"/>
          <w:lang w:val="en-US" w:eastAsia="zh-CN"/>
        </w:rPr>
      </w:pPr>
      <w:r>
        <w:rPr>
          <w:rFonts w:hint="eastAsia" w:ascii="宋体" w:hAnsi="宋体" w:eastAsia="宋体" w:cs="宋体"/>
          <w:lang w:val="en-US" w:eastAsia="zh-CN"/>
        </w:rPr>
        <w:t>引言：旅程的终点与起点</w:t>
      </w:r>
    </w:p>
    <w:p w14:paraId="493EB3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思想旅程，至此已接近尾声。我们从「可能性基底」的本体论深渊出发，穿越了认知、语言与理论的「降维」建构工具，勘探了社会秩序「凝固」为护城河的权力地形，并最终在实践论的领域，探索了个体「选择的艺术」与集体「系统的韧性」。我们一路追问，世界如何从「无限」走向「有限」，而我们又该如何从「有限」重返「无限」。</w:t>
      </w:r>
    </w:p>
    <w:p w14:paraId="6E7113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E14B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现在，在终点之处，我们必须回溯到这一切的起点——那个进行观察、使用工具、承受秩序、并最终做出选择与建构的「主体」，也就是「我们自己」。</w:t>
      </w:r>
    </w:p>
    <w:p w14:paraId="78E741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3201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所有分析，无论多么宏大和抽象，如果不能最终落实为每一个读者内在生命的转变，那它就只是一场智力游戏。全书的批判，旨在打破我们被动接受「给定实在」的幻觉；全书的建构，则旨在唤醒我们作为「实在建构者」的潜能与责任。因此，这最后一章，将是一次对「主体」的深刻反思与最终赋能。我们将要回答那个终极的问题：成为一个「主动的实在建构者」，究竟意味着什么？</w:t>
      </w:r>
    </w:p>
    <w:p w14:paraId="5024CB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4A4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这不仅仅是一个角色或一套技能，它是一种深刻的生存姿态，一种精神内核，一种实践伦理。它要求我们完成一场从内到外的、彻底的「主体的解放」。这场解放，将在三个相互关联的层面上展开：</w:t>
      </w:r>
    </w:p>
    <w:p w14:paraId="7077F5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55ED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是认知上的解放。我们将彻底告别「寻找唯一真理」的「发现者」心态，转而拥抱一种「过程性完备」的认知范式。我们将学会与不确定性共舞，将「错误」视为成长的阶梯，将「理论」视为探索的工具，从而获得一种在思想上永不僵化的、动态的智慧。</w:t>
      </w:r>
    </w:p>
    <w:p w14:paraId="62EED6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AA68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其次，是存在上的解放。我们将从被外部「评估枷锁」所定义的、追求「确定性」结果的「被动存在」，转向一种以内在价值为驱动、在「不确定性」过程中寻找意义的「主动在场」。我们将探讨，如何通过将注意力从「目标」转向「过程」，从「成为什么」转向「如何存在」，来克服现代性的焦虑与虚无，找到一种更本真、更具韧性的生命意义。</w:t>
      </w:r>
    </w:p>
    <w:p w14:paraId="1F760F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52D6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是伦理上的解放。我们将超越狭隘的个人主义，认识到个体的建构行为与更广阔的社会及生态系统的深刻关联。我们将探讨一种「建构者伦理」，它要求我们的每一个行动，都不仅为自己，也为他人和未来，去守护和创造那片珍贵的「可能性空间」。这是一种将个人解放与集体赋能统一起来的、负责任的自由。</w:t>
      </w:r>
    </w:p>
    <w:p w14:paraId="03DB93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BDE9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是全书所有思想溪流汇入的海洋。它将我们从本体论的「是什么」，认识论的「如何知」，社会哲学的「为何如此」，最终引向实践论的「当如何为」。它试图为每一个渴望在凝固的世界中活出自由与创造的个体，提供一份精神上的「独立宣言」。这宣言宣告的，不是一场通往终极乐园的革命，而是一场永不终结的、将生命本身作为最伟大建构作品的、光荣的远征。</w:t>
      </w:r>
    </w:p>
    <w:p w14:paraId="3B6AE532">
      <w:pPr>
        <w:pStyle w:val="5"/>
        <w:bidi w:val="0"/>
        <w:rPr>
          <w:rFonts w:hint="eastAsia" w:ascii="宋体" w:hAnsi="宋体" w:eastAsia="宋体" w:cs="宋体"/>
          <w:lang w:val="en-US" w:eastAsia="zh-CN"/>
        </w:rPr>
      </w:pPr>
      <w:r>
        <w:rPr>
          <w:rFonts w:hint="eastAsia" w:ascii="宋体" w:hAnsi="宋体" w:eastAsia="宋体" w:cs="宋体"/>
          <w:lang w:val="en-US" w:eastAsia="zh-CN"/>
        </w:rPr>
        <w:t>认知解放：从「真理的发现者」到「意义的创造者」</w:t>
      </w:r>
    </w:p>
    <w:p w14:paraId="7EEBF7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成为一个主动的实在建构者，第一步，也是最基础的一步，是完成一场深刻的认知革命。这场革命，要求我们彻底颠覆自柏拉图以来就深植于西方思想传统中的一个核心隐喻：人是「真理的发现者」。</w:t>
      </w:r>
    </w:p>
    <w:p w14:paraId="4DFB3F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C58C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隐喻中，「真理」被想象成一个客观存在的、隐藏在现象世界背后的、永恒不变的「实在本体」（如柏拉图的「理型」）。而人的任务，就像一个矿工或探险家，是通过理性、逻辑和科学的方法，拨开迷雾，挖掘和「发现」这个早已存在的真理。知识的增长，被看作是我们的「地图」在无限逼近那个唯一的、终极的「疆域」。</w:t>
      </w:r>
    </w:p>
    <w:p w14:paraId="56D3C4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94ED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这种「发现者」心态，在推动科学发展、建立客观知识体系上，曾具有不可磨灭的功绩。但当它被推向极致，并渗透到我们生活的方方面面时，它就变成了一副沉重的认知枷锁：</w:t>
      </w:r>
    </w:p>
    <w:p w14:paraId="39C83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C0FD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它导致了「正确答案」的迷思：我们相信，每一个问题，都有一个唯一的、正确的答案在等待我们去发现。这使得我们在面对复杂问题时，陷入对「最优解」的执迷和对「犯错」的极度恐惧。</w:t>
      </w:r>
    </w:p>
    <w:p w14:paraId="14B73B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它滋生了「理论原教旨主义」：当我们认为自己所信奉的理论，就是那个终极真理的「发现」时，我们就会变得封闭、僵化，无法容忍任何异见，从而丧失了思想的成长能力。</w:t>
      </w:r>
    </w:p>
    <w:p w14:paraId="1D2F7A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它造成了「知行分离」：当知识被看作是外在于我们的、需要被「学习」和「掌握」的客体时，我们就容易陷入一种「知道很多道理，却依然过不好这一生」的困境。知识，没有内化为我们生命的一部分。</w:t>
      </w:r>
    </w:p>
    <w:p w14:paraId="58D6CE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BC83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而「主动的实在建构者」的认知范式，则建立在一个全新的、更具动态和生成性的隐喻之上：人是「意义的创造者」。</w:t>
      </w:r>
    </w:p>
    <w:p w14:paraId="5000DE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7018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隐喻中，「实在」不再是一个等待被发现的静态「名词」，而是一个我们持续参与其中的动态「动词」——「建构」。我们不是在黑暗中寻找一扇早已存在的门，我们是在用我们手中的工具，去建造一扇扇通往不同可能性的门。知识和真理，不是我们从外部「获得」的，而是我们在与世界（包括自然、他人和我们自身）的互动中，共同「创造」出来的。</w:t>
      </w:r>
    </w:p>
    <w:p w14:paraId="4EADCF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ED89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这场从「发现者」到「创造者」的认知转变，其核心，是拥抱我们在本书第一、二部分所系统阐述的「过程性完备」的认知哲学。它具体体现在以下三个层面的解放：</w:t>
      </w:r>
    </w:p>
    <w:p w14:paraId="3D5C696E">
      <w:pPr>
        <w:pStyle w:val="6"/>
        <w:bidi w:val="0"/>
        <w:rPr>
          <w:rFonts w:hint="eastAsia" w:ascii="宋体" w:hAnsi="宋体" w:eastAsia="宋体" w:cs="宋体"/>
          <w:lang w:val="en-US" w:eastAsia="zh-CN"/>
        </w:rPr>
      </w:pPr>
      <w:r>
        <w:rPr>
          <w:rFonts w:hint="eastAsia" w:ascii="宋体" w:hAnsi="宋体" w:eastAsia="宋体" w:cs="宋体"/>
          <w:lang w:val="en-US" w:eastAsia="zh-CN"/>
        </w:rPr>
        <w:t>从对「确定性」的执着，到与「不确定性」共舞</w:t>
      </w:r>
    </w:p>
    <w:p w14:paraId="35519C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「发现者」的焦虑：发现者心态，其内在驱动力是对「确定性」的渴望和对「不确定性」的恐惧。不确定性，被视为一种需要被尽快消除的「缺陷状态」。</w:t>
      </w:r>
    </w:p>
    <w:p w14:paraId="2E9E84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「建构者」的姿态：建构者则将不确定性视为所有创造和可能性的本源。它不是一个需要被克服的「问题」，而是一个需要被拥抱的「场域」。</w:t>
      </w:r>
    </w:p>
    <w:p w14:paraId="4D0DEC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无知」：建构者敢于承认自己的「无知」。他/她知道，任何现有的知识，都只是对无限复杂现实的一种「降维建构」。因此，他/她永远保持着一种「初学者心态」，对新的信息和不同的视角，保持着高度的开放性。</w:t>
      </w:r>
    </w:p>
    <w:p w14:paraId="12360A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D4AB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信念，不是坚硬的「信条」，而是柔软的、可修正的「概率」。他/她像一个贝叶斯统计学家，不断地根据新的证据，来动态地、增量地更新自己对世界的「地图」。他/她追求的不是「永远正确」，而是「越来越少地犯错」。</w:t>
      </w:r>
    </w:p>
    <w:p w14:paraId="5FB8E2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A32A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预测-控制」到「感知-响应」：在面对复杂系统时，建构者放弃了对精确「预测」和完全「控制」的幻想。他/她转向一种更具韧性的「感知-响应」（Sense-and-Respond）模式。他/她会进行一系列「可逆」的「小实验」，敏锐地「感知」系统的反馈，并据此快速地「响应」和调整自己的行动。</w:t>
      </w:r>
    </w:p>
    <w:p w14:paraId="392429CA">
      <w:pPr>
        <w:pStyle w:val="6"/>
        <w:bidi w:val="0"/>
        <w:rPr>
          <w:rFonts w:hint="eastAsia" w:ascii="宋体" w:hAnsi="宋体" w:eastAsia="宋体" w:cs="宋体"/>
          <w:lang w:val="en-US" w:eastAsia="zh-CN"/>
        </w:rPr>
      </w:pPr>
      <w:r>
        <w:rPr>
          <w:rFonts w:hint="eastAsia" w:ascii="宋体" w:hAnsi="宋体" w:eastAsia="宋体" w:cs="宋体"/>
          <w:lang w:val="en-US" w:eastAsia="zh-CN"/>
        </w:rPr>
        <w:t>从对「错误」的恐惧，到对「失败」的重新定义</w:t>
      </w:r>
    </w:p>
    <w:p w14:paraId="5005B0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「发现者」的失败观：在「发现者」看来，「错误」和「失败」是可耻的，是无能和愚蠢的证明。它意味着你没有找到那条通往「正确答案」的唯一路径。</w:t>
      </w:r>
    </w:p>
    <w:p w14:paraId="708A23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「建构者」的失败观：建构者则将「错误」和「失败」视为建构过程中不可或缺的、最有价值的「信息反馈」。</w:t>
      </w:r>
    </w:p>
    <w:p w14:paraId="23059E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优失败路径」：如第四章所述，建构者追求的不是「不犯错」，而是走上一条「最优失败路径」。他/她设计的每一个行动，都旨在以最低的成本，去测试一个关键的假设，从而获得一次高质量的「失败」。每一次失败，都排除了一个错误的可能性，让他/她离一个更可行的解决方案更近一步。</w:t>
      </w:r>
    </w:p>
    <w:p w14:paraId="5F2EE3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0FB9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区分「可谴责的失败」与「可赞扬的失败」：建构者能够清晰地分辨，哪些失败是源于懒惰、疏忽和违背已知规则（可谴责的），哪些失败是源于在未知领域进行大胆探索和实验（可赞扬的）。他/她会努力在自己和团队中，创造一种鼓励「可赞扬的失败」的「心理安全」文化。</w:t>
      </w:r>
    </w:p>
    <w:p w14:paraId="260770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0B26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脆弱」到「反脆弱」：通过建立快速的反馈和学习机制，建构者能够从每一次冲击和失败中汲取能量，让自己和所建构的系统变得更强大。失败，不再是让他/她「破碎」的打击，而是让他/她「成长」的养料。</w:t>
      </w:r>
    </w:p>
    <w:p w14:paraId="70E29896">
      <w:pPr>
        <w:pStyle w:val="6"/>
        <w:bidi w:val="0"/>
        <w:rPr>
          <w:rFonts w:hint="eastAsia" w:ascii="宋体" w:hAnsi="宋体" w:eastAsia="宋体" w:cs="宋体"/>
          <w:lang w:val="en-US" w:eastAsia="zh-CN"/>
        </w:rPr>
      </w:pPr>
      <w:r>
        <w:rPr>
          <w:rFonts w:hint="eastAsia" w:ascii="宋体" w:hAnsi="宋体" w:eastAsia="宋体" w:cs="宋体"/>
          <w:lang w:val="en-US" w:eastAsia="zh-CN"/>
        </w:rPr>
        <w:t>从对「理论」的信奉，到对「模型」的善用</w:t>
      </w:r>
    </w:p>
    <w:p w14:paraId="760748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「发现者」的理论观：发现者倾向于将自己所学的「理论」，视为对世界真理的「描述」，并容易陷入「理论原教旨主义」，试图用一个理论去解释一切。</w:t>
      </w:r>
    </w:p>
    <w:p w14:paraId="0EAAC8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6FE7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「建构者」的理论观：建构者则将所有理论，都看作是我们在第六章所讨论的「降维建构」的「心智模型」。它们不是「真理」本身，而是我们用来理解和操作世界的「工具」。</w:t>
      </w:r>
    </w:p>
    <w:p w14:paraId="0DCAE4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506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模型思维」：建构者是一个「思想上的多面手」，他/她会努力掌握来自不同学科的多种心智模型，并根据问题的性质，灵活地切换和组合使用这些「工具」。他/她知道，任何单一模型都有其「适用边界」和「主体印记」。</w:t>
      </w:r>
    </w:p>
    <w:p w14:paraId="02E460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3798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解释世界」到「改变世界」：对建构者而言，一个模型的最终价值，不在于它能多「精确」地解释世界，而在于它能在多大程度上，为我们「改变世界」的行动，提供有用的指引。模型，是行动的「脚手架」，而非供人膜拜的「圣像」。</w:t>
      </w:r>
    </w:p>
    <w:p w14:paraId="28135E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FB2F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创造自己的模型：最高阶的建构者，不仅善用已有的模型，更会基于自己独特的经验和洞察，去创造出属于自己的、新的心智模型。他/她成为了一个「认知工具」的创造者。</w:t>
      </w:r>
    </w:p>
    <w:p w14:paraId="65F940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45C0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这三个层面的解放，我们完成了从「被动接受知识」到「主动创造意义」的根本转变。我们的头脑，不再是一个等待被「真理」所填充的「容器」，而是一个永远在燃烧、永远在探索的「引擎」。这种认知上的解放，是所有后续解放的基础。它赋予我们一种内在的、不可被剥夺的自由——思想的自由。</w:t>
      </w:r>
    </w:p>
    <w:p w14:paraId="57F0CF3B">
      <w:pPr>
        <w:pStyle w:val="5"/>
        <w:bidi w:val="0"/>
        <w:rPr>
          <w:rFonts w:hint="eastAsia" w:ascii="宋体" w:hAnsi="宋体" w:eastAsia="宋体" w:cs="宋体"/>
          <w:lang w:val="en-US" w:eastAsia="zh-CN"/>
        </w:rPr>
      </w:pPr>
      <w:r>
        <w:rPr>
          <w:rFonts w:hint="eastAsia" w:ascii="宋体" w:hAnsi="宋体" w:eastAsia="宋体" w:cs="宋体"/>
          <w:lang w:val="en-US" w:eastAsia="zh-CN"/>
        </w:rPr>
        <w:t>存在解放：从「结果导向」的焦虑到「过程在场」的意义</w:t>
      </w:r>
    </w:p>
    <w:p w14:paraId="2F657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完成了认知上的解放，我们获得了思想的自由。但这还不够。因为在现代社会中，最深刻的枷锁，往往不是来自思想的禁锢，而是来自一种弥漫在我们整个生存状态中的、深刻的「存在性焦虑」。这种焦虑，源于我们被一种无所不在的「结果导向」（Outcome-Oriented）的评估体系所俘获。</w:t>
      </w:r>
    </w:p>
    <w:p w14:paraId="5CF464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0F0B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一出生，就被置于一条永无止境的「结果传送带」上：考上好大学（结果），找到好工作（结果），获得晋升（结果），赚到更多的钱（结果），拥有完美的家庭（结果）……我们生命的价值，被等同于我们所能达成的、可量化的、被外部社会所认可的「结果」的总和。</w:t>
      </w:r>
    </w:p>
    <w:p w14:paraId="2EF392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098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这种「结果导向」的存在模式，正是第八章所批判的「评估的枷锁」在个体生命中的内化。它导致了一系列深刻的存在困境：</w:t>
      </w:r>
    </w:p>
    <w:p w14:paraId="712F93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B0EF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延迟满足」的骗局：我们被告知，要为了未来的某个「美好结果」，而牺牲当下的体验。我们忍受着无聊的学习、乏味的工作，期盼着「等到……就好了」（等到毕业就好了，等到升职就好了，等到退休就好了）。结果，我们的人生，变成了一系列对当下的「忍受」和对未来的「期盼」，而那个承诺中的「终极幸福」，却永远在下一个拐角，永不兑现。</w:t>
      </w:r>
    </w:p>
    <w:p w14:paraId="6BA64C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4DA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达成」后的空虚：即便我们成功地达成了一个又一个目标，我们获得的，也往往不是持久的满足，而是一种短暂的兴奋，以及随之而来的、更巨大的空虚和「下一个目标是什么？」的焦虑。因为我们的自我价值，完全系于「达成目标」这一行为之上，一旦目标达成，价值的支点也就随之消失。</w:t>
      </w:r>
    </w:p>
    <w:p w14:paraId="681764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840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失败」的毁灭性恐惧：如果生命的意义完全在于结果，那么「结果的失败」，就等同于「整个生命的失败」。这使得我们在追求目标的过程中，充满了患得患失的巨大压力，不敢去尝试那些有失败风险的、但可能更有意义的道路。</w:t>
      </w:r>
    </w:p>
    <w:p w14:paraId="030833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D899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「主动的实在建构者」的存在解放，就是要从这种「结果导向」的焦虑中挣脱出来，转向一种「过程在场」（Process-Oriented Presence）的存在模式。这种模式，将生命的意义，从外在的、未来的、不确定的「结果」，重新定位到内在的、当下的、可控的「过程」本身。</w:t>
      </w:r>
    </w:p>
    <w:p w14:paraId="3EEE5C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82F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要我们放弃追求目标，而是要完成一场意义重心的根本转移。目标，不再是意义的来源，而仅仅是引导我们投入某个有价值的「过程」的「借口」或「方向」。真正的宝藏，不在于山顶的风景，而在于攀登过程中的每一步、每一次呼吸、每一次克服困难的努力。</w:t>
      </w:r>
    </w:p>
    <w:p w14:paraId="37279831">
      <w:pPr>
        <w:pStyle w:val="6"/>
        <w:bidi w:val="0"/>
        <w:rPr>
          <w:rFonts w:hint="eastAsia" w:ascii="宋体" w:hAnsi="宋体" w:eastAsia="宋体" w:cs="宋体"/>
          <w:lang w:val="en-US" w:eastAsia="zh-CN"/>
        </w:rPr>
      </w:pPr>
      <w:r>
        <w:rPr>
          <w:rFonts w:hint="eastAsia" w:ascii="宋体" w:hAnsi="宋体" w:eastAsia="宋体" w:cs="宋体"/>
          <w:lang w:val="en-US" w:eastAsia="zh-CN"/>
        </w:rPr>
        <w:t>「在场」：对抗异化的终极武器</w:t>
      </w:r>
    </w:p>
    <w:p w14:paraId="2E514D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「在场」（Presence），或称「活在当下」（Mindfulness），是「过程导向」模式的核心实践。它要求我们有意识地，将我们的注意力，从对过去的反刍和对未来的担忧中，带回到此时此地的、鲜活的体验之中。</w:t>
      </w:r>
    </w:p>
    <w:p w14:paraId="544500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48FF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结果导向」的模式中，我们的感官是麻木的。我们吃饭是为了填饱肚子，走路是为了到达目的地，工作是为了完成任务。我们「在」做一件事，但我们的「心」却不在。而「在场」的练习，就是重新去体验吃饭时食物的味道，走路时脚下的触感，工作时思维流动的乐趣。它让我们从一个执行任务的「机器人」，重新变回一个能够感受和体验的「活生生的人」。</w:t>
      </w:r>
    </w:p>
    <w:p w14:paraId="577063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3ABB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理学家米哈里·契克森米哈赖所提出的「心流」（Flow）体验，是「过程在场」的巅峰状态。当我们全神贯注地投入一项具有挑战性、又与我们能力相匹配的活动时，我们会忘记时间，忘记自我，完全沉浸在活动本身之中。这种体验，本身就是一种巨大的、内在的奖赏。一个智慧的建构者，会主动地去设计自己的生活和工作，以创造更多进入「心流」的机会。</w:t>
      </w:r>
    </w:p>
    <w:p w14:paraId="50F9B4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A8C6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试图通过分散我们的注意力来牟利的「注意力经济」时代，能够自主地控制自己的注意力，并将其稳定地安放在我们所选择的「过程」之上，这本身就是一种最深刻的政治反抗。它是在宣告，我的心智，是属于我自己的，而不是属于算法和广告商的。</w:t>
      </w:r>
    </w:p>
    <w:p w14:paraId="0BC8BB37">
      <w:pPr>
        <w:pStyle w:val="6"/>
        <w:bidi w:val="0"/>
        <w:rPr>
          <w:rFonts w:hint="eastAsia" w:ascii="宋体" w:hAnsi="宋体" w:eastAsia="宋体" w:cs="宋体"/>
          <w:lang w:val="en-US" w:eastAsia="zh-CN"/>
        </w:rPr>
      </w:pPr>
      <w:r>
        <w:rPr>
          <w:rFonts w:hint="eastAsia" w:ascii="宋体" w:hAnsi="宋体" w:eastAsia="宋体" w:cs="宋体"/>
          <w:lang w:val="en-US" w:eastAsia="zh-CN"/>
        </w:rPr>
        <w:t>将「身份」从名词变为动词</w:t>
      </w:r>
    </w:p>
    <w:p w14:paraId="1C316D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「结果导向」的模式，让我们用一系列静态的「名词」来定义自己：我是一个「经理」，一个「博士」，一个「百万富翁」。这些身份标签，都是基于我们已经达成的「结果」。</w:t>
      </w:r>
    </w:p>
    <w:p w14:paraId="26D180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1DE9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而「过程导向」的模式，则鼓励我们将自己的身份，理解为一系列动态的「动词」。我不是一个「作家」（名词），我是一个「写作的人」（动词）。</w:t>
      </w:r>
    </w:p>
    <w:p w14:paraId="1CCBD0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6B44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身份是名词时，我们总会担心自己「配不上」这个标签，从而产生「冒名顶替综合症」。而当身份是动词时，只要我今天在「写作」，我就是一个「写作的人」。我的身份，是由我当下的行动来定义的，而不是由某个外在的、需要被证明的「资格」来定义的。</w:t>
      </w:r>
    </w:p>
    <w:p w14:paraId="4035C0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98B3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转变，将我们从「为了成为作家而写作」，转变为「因为我享受写作这个过程，所以我写作」。行动本身，就成为了目的。这使得我们能够更坚韧地面对创作过程中的困难和挫折，因为我们的回报，来自于过程本身，而非不确定的外部认可（结果）。</w:t>
      </w:r>
    </w:p>
    <w:p w14:paraId="572E6C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242A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将身份视为动词，意味着我们承认，我们永远是一个「未完成」的作品，永远处在「成为」（Becoming）的过程之中。这让我们能够以一种更开放、更具成长性的心态，去面对人生的变化和挑战。</w:t>
      </w:r>
    </w:p>
    <w:p w14:paraId="681F430B">
      <w:pPr>
        <w:pStyle w:val="6"/>
        <w:bidi w:val="0"/>
        <w:rPr>
          <w:rFonts w:hint="eastAsia" w:ascii="宋体" w:hAnsi="宋体" w:eastAsia="宋体" w:cs="宋体"/>
          <w:lang w:val="en-US" w:eastAsia="zh-CN"/>
        </w:rPr>
      </w:pPr>
      <w:r>
        <w:rPr>
          <w:rFonts w:hint="eastAsia" w:ascii="宋体" w:hAnsi="宋体" w:eastAsia="宋体" w:cs="宋体"/>
          <w:lang w:val="en-US" w:eastAsia="zh-CN"/>
        </w:rPr>
        <w:t>意义的内在化：寻找你的「无限游戏」</w:t>
      </w:r>
    </w:p>
    <w:p w14:paraId="39E565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哲学家詹姆斯·卡斯将世界上的活动分为两种游戏：</w:t>
      </w:r>
    </w:p>
    <w:p w14:paraId="3D2876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AE08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有限游戏（Finite Games）：其目的在于赢得游戏，从而结束游戏。它有明确的规则、边界和赢家。所有的「结果导向」的追求，都是在玩「有限游戏」。</w:t>
      </w:r>
    </w:p>
    <w:p w14:paraId="0C8175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无限游戏（Infinite Games）：其目的在于让游戏永远进行下去。它没有明确的终点，规则也可以在游戏过程中被改变。其参与者，追求的不是「胜利」，而是「游戏」本身的乐趣和延续。</w:t>
      </w:r>
    </w:p>
    <w:p w14:paraId="05C87A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C194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一个实现了存在解放的建构者，是一个「无限游戏」的玩家。他/她的人生，不再是一场需要去「赢得」的竞赛，而是一场需要去「体验」和「创造」的旅程。</w:t>
      </w:r>
    </w:p>
    <w:p w14:paraId="517B6C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6C86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这个「无限游戏」，可能是在某个知识领域进行永无止境的探索，可能是在某种艺术形式中进行持续的自我表达，也可能是在建立和维系有意义的人际关系中，不断地付出与成长。</w:t>
      </w:r>
    </w:p>
    <w:p w14:paraId="1EFC67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F2E3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限游戏的玩家，其评估体系是内在的。他/她更关心的是，自己是否在今天的「游戏」中，尽了最大的努力，学到了新的东西，是否对自己诚实，是否对他人有所贡献。他/她的人生，是由一个「内在记分牌」来衡量的，而非那个由社会所设定的、充满比较和竞争的「外部记分牌」。</w:t>
      </w:r>
    </w:p>
    <w:p w14:paraId="0E4AE1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6660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将生命的意义，安放在一个可以由我们自己掌控的、永不终结的「过程」之上时，我们就获得了一种深刻的、不可被剥夺的存在韧性。外部世界的成败、赞誉和贬损，都无法再从根本上动摇我们。因为我们知道，只要我们还在玩这场我们自己选择的「无限游戏」，我们的生命，就是有意义的。</w:t>
      </w:r>
    </w:p>
    <w:p w14:paraId="5F7082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38F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在场」的实践，通过将身份从名词转为动词，通过投身于一场「无限游戏」，我们完成了从「被动存在」到「主动在场」的转变。我们不再是一个焦虑地追逐结果的「任务执行者」，而是一个沉静地、专注地、充满喜悦地投入于过程本身的「生命艺术家」。我们生命的意义，不再是一个需要从外部去「寻找」和「证明」的东西，而是我们在每一个「在场」的瞬间，通过我们的行动，亲手「创造」出来的。</w:t>
      </w:r>
    </w:p>
    <w:p w14:paraId="3D52E8B7">
      <w:pPr>
        <w:pStyle w:val="5"/>
        <w:bidi w:val="0"/>
        <w:rPr>
          <w:rFonts w:hint="eastAsia" w:ascii="宋体" w:hAnsi="宋体" w:eastAsia="宋体" w:cs="宋体"/>
          <w:lang w:val="en-US" w:eastAsia="zh-CN"/>
        </w:rPr>
      </w:pPr>
      <w:r>
        <w:rPr>
          <w:rFonts w:hint="eastAsia" w:ascii="宋体" w:hAnsi="宋体" w:eastAsia="宋体" w:cs="宋体"/>
          <w:lang w:val="en-US" w:eastAsia="zh-CN"/>
        </w:rPr>
        <w:t>伦理解放：从「原子化的个体」到「负责任的建构者」</w:t>
      </w:r>
    </w:p>
    <w:p w14:paraId="2813EB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获得了思想的自由和存在的安宁。然而，一个只关心自己内心世界解放的建构者，最终可能只是一个精致的、自我满足的「隐士」。他/她可能拥有了内在的平静，但却对外部世界的不公与苦难，视而不见。这，不是本书所倡导的「主动的实在建构者」的最终形态。</w:t>
      </w:r>
    </w:p>
    <w:p w14:paraId="28B69C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2E99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真正的解放，必须是伦理的解放。这场解放，要求我们打破现代个人主义所设下的最坚固的幻觉——「原子化的个体」（The Atomistic Individual）的幻觉。</w:t>
      </w:r>
    </w:p>
    <w:p w14:paraId="5A5F40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9065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幻觉告诉我们，我们是一个个孤立的、拥有独立意志和利益的「原子」。我们的自由，在于最大化地追求个人利益，而不受他人和社会的干涉。社会，被看作是这些原子为了各自利益而达成的一种「契约」，是一种必要的「恶」。</w:t>
      </w:r>
    </w:p>
    <w:p w14:paraId="761289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968E6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然而，本书从第一章开始的所有论述，都在指向这个幻觉的虚假性：</w:t>
      </w:r>
    </w:p>
    <w:p w14:paraId="09E6B2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CCD2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我们的「实在」，是在与他人的「共同观察」中建构的。</w:t>
      </w:r>
    </w:p>
    <w:p w14:paraId="5A2FBB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我们的「思想」，是由我们共享的「语言」和「文化」所塑造的。</w:t>
      </w:r>
    </w:p>
    <w:p w14:paraId="0C88A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我们的「命运」，是被我们共同生活于其中的「社会秩序」和「护城河」所深刻影响的。</w:t>
      </w:r>
    </w:p>
    <w:p w14:paraId="6B4FC8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90A4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我们从来都不是孤立的原子，我们是关系性的、嵌入性的、相互依存的存在。我们是一个巨大网络中的「节点」，我们的每一个行动，都会像涟漪一样，通过这个网络，影响到无数的他人。</w:t>
      </w:r>
    </w:p>
    <w:p w14:paraId="0310D7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C6A8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认识到这一点，就意味着我们必须超越那种只关心「为自己预留可能性」的狭隘实践，而去拥抱一种更广阔的、为整个「网络」负责的「建构者伦理」。这种伦理，要求我们的每一个建构行为，都必须回答一个核心问题：我的这个行动，是在为一个更具韧性的、更公正的、可能性更丰富的共同未来，做出贡献，还是在破坏它？</w:t>
      </w:r>
    </w:p>
    <w:p w14:paraId="5C9154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3C73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这种伦理，可以被概括为三个核心原则：</w:t>
      </w:r>
    </w:p>
    <w:p w14:paraId="08C173B2">
      <w:pPr>
        <w:pStyle w:val="6"/>
        <w:bidi w:val="0"/>
        <w:rPr>
          <w:rFonts w:hint="eastAsia" w:ascii="宋体" w:hAnsi="宋体" w:eastAsia="宋体" w:cs="宋体"/>
          <w:lang w:val="en-US" w:eastAsia="zh-CN"/>
        </w:rPr>
      </w:pPr>
      <w:r>
        <w:rPr>
          <w:rFonts w:hint="eastAsia" w:ascii="宋体" w:hAnsi="宋体" w:eastAsia="宋体" w:cs="宋体"/>
          <w:lang w:val="en-US" w:eastAsia="zh-CN"/>
        </w:rPr>
        <w:t>「不作恶」的底线：警惕建构的「外部性」</w:t>
      </w:r>
    </w:p>
    <w:p w14:paraId="62B9CA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任何建构行为，都可能产生意想不到的「负外部性」（Negative Externalities）——即对那些未直接参与建构的第三方，所造成的伤害。一个负责任的建构者，必须将「识别和最小化负外部性」作为其行动的伦理底线。</w:t>
      </w:r>
    </w:p>
    <w:p w14:paraId="481C4E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C774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社交媒体的算法工程师，其KPI可能是「最大化用户在线时长」。为了达成这个目标，他/她可能会设计出一种极具成瘾性的、放大极端内容的算法。这个建构行为，在公司内部看是「成功」的，但它对整个社会，却可能产生「舆论极化」、「心理健康受损」等巨大的负外部性。一个有伦理的建构者，必须在设计之初，就将这些潜在的社会成本，纳入自己的考量。</w:t>
      </w:r>
    </w:p>
    <w:p w14:paraId="5D3C6E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9550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一家追求利润最大化的公司，可能会将其工厂的污染物，直接排放到河流中。这个行为，降低了公司的生产成本，但却将健康和环境的代价，转嫁给了下游的居民和整个生态系统。</w:t>
      </w:r>
    </w:p>
    <w:p w14:paraId="4C9577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233A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警惕负外部性，要求我们必须具备一种系统性思考的能力。我们要努力去看穿自己行动的「直接后果」，去预见那些间接的、长期的、对整个系统可能产生的影响。这要求我们主动地去倾听那些可能受我们行动影响的、但却没有发言权的「利益相关者」的声音。</w:t>
      </w:r>
    </w:p>
    <w:p w14:paraId="3251E273">
      <w:pPr>
        <w:pStyle w:val="6"/>
        <w:bidi w:val="0"/>
        <w:rPr>
          <w:rFonts w:hint="eastAsia" w:ascii="宋体" w:hAnsi="宋体" w:eastAsia="宋体" w:cs="宋体"/>
          <w:lang w:val="en-US" w:eastAsia="zh-CN"/>
        </w:rPr>
      </w:pPr>
      <w:r>
        <w:rPr>
          <w:rFonts w:hint="eastAsia" w:ascii="宋体" w:hAnsi="宋体" w:eastAsia="宋体" w:cs="宋体"/>
          <w:lang w:val="en-US" w:eastAsia="zh-CN"/>
        </w:rPr>
        <w:t>「赋能他人」的追求：成为可能性的「催化剂」</w:t>
      </w:r>
    </w:p>
    <w:p w14:paraId="2D3ABC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一个更高阶的建构者，其追求不仅是「不作恶」，更是主动地去「赋能他人」（Empowering Others）。他/她将自己的知识、资源和能力，看作是一种「社会信托」，其目的，是去帮助他人，尤其是那些处于劣势地位的人，去开启他们自己的「可能性空间」。</w:t>
      </w:r>
    </w:p>
    <w:p w14:paraId="57CCA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0256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知识的「开源」：一个掌握了宝贵知识的建构者，会选择将自己的知识，通过写作、教学、开源项目等方式，无私地分享出去，而不是将其作为牟取私利的「秘密武器」。他/她知道，知识的价值，在于其流动和共享，而非其垄断。</w:t>
      </w:r>
    </w:p>
    <w:p w14:paraId="2D65E0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机会的「创造」：一个拥有资源和平台的建构者，会利用自己的影响力，去为那些有才华但缺乏机会的年轻人，创造展示和成长的平台。他/她扮演的，是一个「导师」和「连接者」的角色。</w:t>
      </w:r>
    </w:p>
    <w:p w14:paraId="7E355C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工具的「赋能」：一个技术建构者，会致力于去创造那些能够降低创造门槛、让更多普通人能够进行自我表达和价值创造的「赋能型工具」（如易用的网站搭建工具、开源的设计软件等）。</w:t>
      </w:r>
    </w:p>
    <w:p w14:paraId="15449E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614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赋能他人」的伦理，其核心是一种从「零和博弈」到「正和博弈」的世界观的转变。建构者相信，他人的成功，不会减少自己的成功；相反，一个由更多被赋能的、充满创造力的个体所组成的生态系统，将会为每一个人，带来更丰富、更有趣的可能性。</w:t>
      </w:r>
    </w:p>
    <w:p w14:paraId="7B2F428B">
      <w:pPr>
        <w:pStyle w:val="6"/>
        <w:bidi w:val="0"/>
        <w:rPr>
          <w:rFonts w:hint="eastAsia" w:ascii="宋体" w:hAnsi="宋体" w:eastAsia="宋体" w:cs="宋体"/>
          <w:lang w:val="en-US" w:eastAsia="zh-CN"/>
        </w:rPr>
      </w:pPr>
      <w:r>
        <w:rPr>
          <w:rFonts w:hint="eastAsia" w:ascii="宋体" w:hAnsi="宋体" w:eastAsia="宋体" w:cs="宋体"/>
          <w:lang w:val="en-US" w:eastAsia="zh-CN"/>
        </w:rPr>
        <w:t>对「未来世代」的责任：作为「遗产」的建构</w:t>
      </w:r>
    </w:p>
    <w:p w14:paraId="403D4F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极的建构者伦理，要求我们将视野，超越我们同时代的人，而延伸到那些尚未出生的「未来世代」。我们的每一个当下的建构行为，都在塑造着子孙后代将要继承的那个世界。我们是在为他们留下「资产」，还是「负债」？</w:t>
      </w:r>
    </w:p>
    <w:p w14:paraId="36316E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0320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态的责任：我们今天对自然资源的消耗方式，对气候系统的影响，将直接决定未来世代的生存环境。一个负责任的建构者，必须以一种「可持续」的方式进行建构，确保我们留给后代的，是一个健康的、有韧性的地球生态。</w:t>
      </w:r>
    </w:p>
    <w:p w14:paraId="5C403D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度的责任：我们今天所设计和维护的社会制度——无论是教育、医疗还是司法体系——都将成为未来世代生活的「默认设置」。我们有责任去改革那些不公正的、僵化的制度，去构建那些更具韧性、更能促进人类福祉的「社会基础设施」。</w:t>
      </w:r>
    </w:p>
    <w:p w14:paraId="26ADC6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文化的责任：我们今天所创造的艺术、所讲述的故事、所传承的价值观，将构成未来世代精神世界的「文化基因」。我们有责任去创造那些能够启迪心智、传递智慧、并鼓励他们继续进行「无限游戏」的文化遗产。</w:t>
      </w:r>
    </w:p>
    <w:p w14:paraId="24A180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9B6E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对未来世代的责任感，为我们的建构行为，提供了一个超越个人生命有限性的、「不朽」的维度。我们知道，我们今天所种下的树，或许我们自己无法在其下乘凉，但它将为后来者，提供一片荫蔽。我们的生命，通过我们所留下的「建构遗产」，而融入了人类文明的漫长河流。</w:t>
      </w:r>
    </w:p>
    <w:p w14:paraId="48337C62">
      <w:pPr>
        <w:pStyle w:val="5"/>
        <w:bidi w:val="0"/>
        <w:rPr>
          <w:rFonts w:hint="eastAsia" w:ascii="宋体" w:hAnsi="宋体" w:eastAsia="宋体" w:cs="宋体"/>
          <w:lang w:val="en-US" w:eastAsia="zh-CN"/>
        </w:rPr>
      </w:pPr>
      <w:r>
        <w:rPr>
          <w:rFonts w:hint="eastAsia" w:ascii="宋体" w:hAnsi="宋体" w:eastAsia="宋体" w:cs="宋体"/>
          <w:lang w:val="en-US" w:eastAsia="zh-CN"/>
        </w:rPr>
        <w:t>结论：生命，这场终极的建构</w:t>
      </w:r>
    </w:p>
    <w:p w14:paraId="62135C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我们终于抵达了旅程的终点。在这最后一章，我们完成了对「主动的实在建构者」这一核心理念的最终阐释。</w:t>
      </w:r>
    </w:p>
    <w:p w14:paraId="23F611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6C19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我们看到，成为一个主动的实在建构者，是一场深刻的、多层面的「主体的解放」。</w:t>
      </w:r>
    </w:p>
    <w:p w14:paraId="0FA2FA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B81F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它始于认知解放，让我们从一个被动的「真理发现者」，转变为一个主动的「意义创造者」，学会在不确定性中思考，在失败中学习，在多元模型中获得洞见。</w:t>
      </w:r>
    </w:p>
    <w:p w14:paraId="188476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它深入于存在解放，让我们从一个焦虑的「结果追逐者」，转变为一个在场的「过程体验者」，将生命的意义，从外在的、不确定的目标，收回到内在的、可控的、充满「心流」的「无限游戏」之中。</w:t>
      </w:r>
    </w:p>
    <w:p w14:paraId="58C96F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最终升华为伦理解放，让我们从一个孤立的「原子化个体」，转变为一个负责任的「网络节点」，我们的每一个建构行为，都自觉地为我们所处的共同体和未来世代，去守护和创造那片更广阔的「可能性空间」。</w:t>
      </w:r>
    </w:p>
    <w:p w14:paraId="14266A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97C8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三个层面的解放，共同塑造了一个全新的主体形象。这个主体，不再是世界的被动承受者，也不是试图掌控一切的狂妄主宰。他/她更像是一个谦逊的、充满好奇心的「旅人」，一个专注的、享受过程的「工匠」，一个充满爱与责任的「园丁」。</w:t>
      </w:r>
    </w:p>
    <w:p w14:paraId="75B10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291B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他/她深知，我们永远无法抵达一个没有痛苦、没有限制、没有不确定性的「乌托邦」。我们所能拥有的，不是一个完美的「最终产物」，而是一个永远「在路上」的、充满意义的「建构过程」。</w:t>
      </w:r>
    </w:p>
    <w:p w14:paraId="679FFA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9B8D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这或许就是本书想要传达的。我们穷尽了本体论、认识论、社会哲学和实践论的漫长篇幅，去解构和重构我们对世界和自身的理解，最终所抵达的，是一个看似简单，却需要用一生去践行的真理：</w:t>
      </w:r>
    </w:p>
    <w:p w14:paraId="4056CB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00A0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生命本身，就是一场终极的建构。</w:t>
      </w:r>
    </w:p>
    <w:p w14:paraId="2C49A3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087A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我们用我们的每一次观察，塑造我们的实在；</w:t>
      </w:r>
    </w:p>
    <w:p w14:paraId="6F00E8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我们用我们的每一次言说，定义我们的世界；</w:t>
      </w:r>
    </w:p>
    <w:p w14:paraId="3B374E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我们用我们的每一次选择，编织我们的命运；</w:t>
      </w:r>
    </w:p>
    <w:p w14:paraId="6DE7F2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我们用我们的每一次行动，留下我们的遗产。</w:t>
      </w:r>
    </w:p>
    <w:p w14:paraId="4A332C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8A5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我们无法选择这场建构的起点，但我们可以在每一个当下，选择成为一个更主动、更觉知、更负责任的建构者。</w:t>
      </w:r>
    </w:p>
    <w:p w14:paraId="4660D3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08AF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我们无法保证这场建构的结果，但我们可以选择去全然地、充满激情地、投入于这个过程本身。</w:t>
      </w:r>
    </w:p>
    <w:p w14:paraId="3FDE2A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E11B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在这场永不终结的建构中，我们或许会遭遇无数的失败、迷茫和痛苦。但只要我们还在建构，只要我们还在为自己和他人，去开凿那怕一丝一毫新的可能性，我们的生命，就充满了不可被剥夺的尊严与光辉。</w:t>
      </w:r>
    </w:p>
    <w:p w14:paraId="151235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8459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因为，意义，不居于建构的产物，而寓于建构的过程。</w:t>
      </w:r>
    </w:p>
    <w:p w14:paraId="0D91B0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自由，不在于抵达终点，而在于保有持续建构本身的能力。</w:t>
      </w:r>
    </w:p>
    <w:p w14:paraId="5D8FB7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8602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现在，理论的篇章已经结束。</w:t>
      </w:r>
    </w:p>
    <w:p w14:paraId="67A12D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而你，作为一个主动的实在建构者，你的实践，才刚刚开始。</w:t>
      </w:r>
    </w:p>
    <w:p w14:paraId="20C09B7D">
      <w:pPr>
        <w:rPr>
          <w:rFonts w:hint="eastAsia" w:ascii="宋体" w:hAnsi="宋体" w:eastAsia="宋体" w:cs="宋体"/>
          <w:lang w:val="en-US" w:eastAsia="zh-CN"/>
        </w:rPr>
      </w:pPr>
      <w:r>
        <w:rPr>
          <w:rFonts w:hint="eastAsia" w:ascii="宋体" w:hAnsi="宋体" w:eastAsia="宋体" w:cs="宋体"/>
          <w:lang w:val="en-US" w:eastAsia="zh-CN"/>
        </w:rPr>
        <w:br w:type="page"/>
      </w:r>
    </w:p>
    <w:p w14:paraId="5442FEE8">
      <w:pPr>
        <w:pStyle w:val="3"/>
        <w:bidi w:val="0"/>
        <w:rPr>
          <w:rFonts w:hint="eastAsia" w:ascii="宋体" w:hAnsi="宋体" w:eastAsia="宋体" w:cs="宋体"/>
          <w:sz w:val="24"/>
          <w:lang w:val="en-US" w:eastAsia="zh-CN"/>
        </w:rPr>
      </w:pPr>
      <w:bookmarkStart w:id="48" w:name="_Toc119155142"/>
      <w:bookmarkStart w:id="49" w:name="_Toc852395694"/>
      <w:r>
        <w:rPr>
          <w:rFonts w:hint="eastAsia" w:ascii="宋体" w:hAnsi="宋体" w:eastAsia="宋体" w:cs="宋体"/>
          <w:lang w:val="en-US" w:eastAsia="zh-CN"/>
        </w:rPr>
        <w:t>结语：开放的地平线——作为共同创造者的我们</w:t>
      </w:r>
      <w:bookmarkEnd w:id="48"/>
      <w:bookmarkEnd w:id="49"/>
    </w:p>
    <w:p w14:paraId="7140AA5E">
      <w:pPr>
        <w:pStyle w:val="4"/>
        <w:bidi w:val="0"/>
        <w:rPr>
          <w:rFonts w:hint="eastAsia" w:ascii="宋体" w:hAnsi="宋体" w:eastAsia="宋体" w:cs="宋体"/>
          <w:sz w:val="24"/>
          <w:lang w:val="en-US" w:eastAsia="zh-CN"/>
        </w:rPr>
      </w:pPr>
      <w:bookmarkStart w:id="50" w:name="_Toc351019921"/>
      <w:bookmarkStart w:id="51" w:name="_Toc1185712590"/>
      <w:r>
        <w:rPr>
          <w:rFonts w:hint="eastAsia" w:ascii="宋体" w:hAnsi="宋体" w:eastAsia="宋体" w:cs="宋体"/>
          <w:lang w:val="en-US" w:eastAsia="zh-CN"/>
        </w:rPr>
        <w:t>螺旋的最后一圈：重返起点的旅程</w:t>
      </w:r>
      <w:bookmarkEnd w:id="50"/>
      <w:bookmarkEnd w:id="51"/>
    </w:p>
    <w:p w14:paraId="5D5DB9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部思想著作的终点，不应是一座封闭的纪念碑，而应是一扇朝向广阔风景的、被打开的窗。当我们的旅程行至终章，我们并非抵达了一个终极的答案，而是完成了一次螺旋式的上升，最终重返我们出发的起点——那个独一无二的、作为观察者与行动者的「你」与「我」——但此刻，我们是以一种全新的、被解放了的目光，来重新审视自身与世界。</w:t>
      </w:r>
    </w:p>
    <w:p w14:paraId="3DF23E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B2FC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旅程，是一场关于「觉醒」的漫长巡礼。它始于一个颠覆性的本体论洞见，引领我们穿越了认知工具的谦卑、社会权力的严酷，最终抵达了实践行动的智慧。现在，是时候回望我们走过的路，将那些散落沿途的思想珍珠，串联成一条完整的、指向未来的觉醒弧线。</w:t>
      </w:r>
    </w:p>
    <w:p w14:paraId="13C270FB">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第一幕：本体——世界在你眼中诞生</w:t>
      </w:r>
    </w:p>
    <w:p w14:paraId="22590D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旅程始于一个令人眩晕的宣告：世界，并非一个预先存在的、等待我们去被动反映的「客观舞台」；它是一个充满无限可能的、动态的「可能性基底」。而我们，作为「观察者」，我们的每一次聚焦、每一次感知、每一次测量，都是一个深刻的创造性行为。正是我们的「观察」，让那无限的可能性「收敛」为唯一的、确定的现实。</w:t>
      </w:r>
    </w:p>
    <w:p w14:paraId="3D577A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6C0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洞见，是本书所有思想的「奇点」。它将我们从宇宙的「旁观者」，瞬间提升为实在的「参与者」与「共同创造者」。它赋予了我们一种近乎神圣的权力，但也同时赋予了我们一种不可推卸的责任。如果世界在我们眼中诞生，那么，我们选择「看」什么，以及「如何看」，就成为了一个根本性的伦理问题。</w:t>
      </w:r>
    </w:p>
    <w:p w14:paraId="4D29320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第二幕：认知——我们手中的有限工具</w:t>
      </w:r>
    </w:p>
    <w:p w14:paraId="461F82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份初生的、近乎狂喜的创造者自觉，很快就被认识论的审视所冷却和驯服。我们意识到，我们用以进行「观察」和「建构」的工具——我们的认知框架、我们的语言、我们的理论模型——并非全能的、透明的媒介。它们都是「降维建构」的产物，是我们在无限复杂的现实疆域上，绘制出的一张张有损的、带有偏见的「地图」。</w:t>
      </w:r>
    </w:p>
    <w:p w14:paraId="5D87A0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C43E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言的边界，框定了我们思想的边界；理论的聚光灯，在照亮一部分现实的同时，也必然在周围制造出更深的阴影。我们学会了作为「工匠」的谦卑：我们拥有强大的工具，但我们必须时刻警惕工具自身的局限性。我们所建构的一切，都只是对那个不可言说的、无限丰富的「可能性基底」的一种有限的、视角性的逼近。我们永远无法拥有终极的「上帝视角」，我们永远是戴着镣铐的舞者。</w:t>
      </w:r>
    </w:p>
    <w:p w14:paraId="2F199C30">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第三幕：秩序——我们亲手铸造的枷锁</w:t>
      </w:r>
    </w:p>
    <w:p w14:paraId="267FB7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带着这份「有力的谦卑」，我们踏入了人类最复杂的建构场域——社会。在这里，我们看到了最令人不安的一幕：我们那神圣的、共同的建构能力，是如何在历史的长河中，一步步异化为反过来支配我们自身的、坚固的牢笼。</w:t>
      </w:r>
    </w:p>
    <w:p w14:paraId="6A7270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EDF2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流动的「观察共识」如何「凝固」为看似天经地义的社会秩序。而在这凝固的过程中，「评估权」被系统性地、不对称地向上垄断。资本、技术、量化指标与消费文化，成为了定义「价值」的终极裁判，为我们戴上了无形的「评估的枷锁」。</w:t>
      </w:r>
    </w:p>
    <w:p w14:paraId="65699B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28D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看到，优势群体如何围绕着这套不平等的评估体系，构筑起深邃的「护城河」。他们通过制度的锁定、话语的霸权和暴力的垄断，来维护一个对他们有利的「有限确定性」。而劣势群体，则在护城河外的边缘地带，进行着一场场坚韧的、创造性的突破之战。</w:t>
      </w:r>
    </w:p>
    <w:p w14:paraId="74F322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E2AC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这一幕，是旅程中最黑暗、最令人沮丧的部分。我们看到了自由的悖论：我们亲手建构的秩序，成为了我们最大的不自由之源。我们似乎陷入了一个无法逃脱的、自我强化的权力循环。</w:t>
      </w:r>
    </w:p>
    <w:p w14:paraId="0EE8A9BD">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第四幕：实践——在凝固的世界中重新生长</w:t>
      </w:r>
    </w:p>
    <w:p w14:paraId="4683D9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然而，正是在这最深的黑暗中，实践论的火炬被点燃。批判若不导向行动，便是绝望的同谋。我们拒绝接受这个凝固的世界为最终的判决，我们开始探索「重返无限」的道路。</w:t>
      </w:r>
    </w:p>
    <w:p w14:paraId="5B2455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4647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我们从个体层面出发，学习了「选择的艺术」。我们懂得了通过构建「可用余量」来储备战略自由，通过「可逆选择」与「杠杆选择」来智慧地航行于不确定之海，通过「多模型思维」来打破认知的囚笼。</w:t>
      </w:r>
    </w:p>
    <w:p w14:paraId="030525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FAAC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我们将视野提升到集体，探索了「系统的韧性」。我们认识到，一个能够穿越未来风暴的系统，其力量源于多样性、冗余性和去中心化这些看似「反效率」的品质。我们学会了从一个追求最优控制的「工程师」，转变为一个培育涌现秩序的「园丁」。</w:t>
      </w:r>
    </w:p>
    <w:p w14:paraId="3CD1C6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4FD3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在旅程的终点，我们完成了「主体的解放」。我们从一个被动的「真理发现者」，转变为一个主动的「意义创造者」；从一个焦虑的「结果追逐者」，转变为一个在场的「过程体验者」；从一个孤立的「原子化个体」，转变为一个对共同体和未来负责的「伦理建构者」。</w:t>
      </w:r>
    </w:p>
    <w:p w14:paraId="5FB04C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660C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至此，螺旋上升的旅程完成了它的最后一圈。我们重返自身，但不再是那个被动的、被决定的「我」，而是一个觉醒了的、拥有了思想工具和行动勇气的、主动的实在建构者。</w:t>
      </w:r>
    </w:p>
    <w:p w14:paraId="31274A13">
      <w:pPr>
        <w:pStyle w:val="4"/>
        <w:bidi w:val="0"/>
        <w:rPr>
          <w:rFonts w:hint="eastAsia" w:ascii="宋体" w:hAnsi="宋体" w:eastAsia="宋体" w:cs="宋体"/>
          <w:sz w:val="24"/>
          <w:lang w:val="en-US" w:eastAsia="zh-CN"/>
        </w:rPr>
      </w:pPr>
      <w:bookmarkStart w:id="52" w:name="_Toc454233938"/>
      <w:bookmarkStart w:id="53" w:name="_Toc1770739617"/>
      <w:r>
        <w:rPr>
          <w:rFonts w:hint="eastAsia" w:ascii="宋体" w:hAnsi="宋体" w:eastAsia="宋体" w:cs="宋体"/>
          <w:lang w:val="en-US" w:eastAsia="zh-CN"/>
        </w:rPr>
        <w:t>开放的邀请：从读者到共同创造者</w:t>
      </w:r>
      <w:bookmarkEnd w:id="52"/>
      <w:bookmarkEnd w:id="53"/>
    </w:p>
    <w:p w14:paraId="795D70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现在，当这本书的理论框架已经完整地呈现在你面前时，我必须坦诚地发出一个警告，同时也是一个最诚挚的邀请。</w:t>
      </w:r>
    </w:p>
    <w:p w14:paraId="0E4E29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BF83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这个警告是：请不要将本书的任何内容，当作一个新的、需要你去信奉的「封闭答案」或「终极真理」。 如果你这样做，那么你就违背了本书最核心的精神。你将只是用一个新的、或许更精致的「理论模型」，取代了你旧有的模型，你依然停留在「真理的发现者」的阶段，而这本书，也就变成了你新的「评估枷锁」。</w:t>
      </w:r>
    </w:p>
    <w:p w14:paraId="29FF0E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2555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因此，我诚挚地邀请你，将这本书，仅仅看作是：</w:t>
      </w:r>
    </w:p>
    <w:p w14:paraId="35D40E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51EA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张不完美的「地图」：它为你描绘了一片可能的思想地形，标注出了一些重要的地标（如「可能性基底」、「评估枷锁」）和路径（如「系统韧性」）。但它绝不是疆域本身。真正的探索，需要你用自己的双脚，去亲自丈量。</w:t>
      </w:r>
    </w:p>
    <w:p w14:paraId="266FFF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开放的「工具箱」：它为你提供了一套心智模型和分析工具。但工具的价值，在于被使用、被改造、甚至被超越。你需要根据你所面对的具体问题，去创造性地组合、应用这些工具，甚至去发明你自己的新工具。</w:t>
      </w:r>
    </w:p>
    <w:p w14:paraId="43B7AF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一声唤醒的「铃声」：它最重要的功能，或许只是在你沉睡于「给定实在」的幻觉中时，在你耳边响起，提醒你——「醒醒，你是一个创造者。」</w:t>
      </w:r>
    </w:p>
    <w:p w14:paraId="5473AA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1142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这个邀请的核心，是邀请你真正地、全身心地去拥抱你在本书旅程中被反复提及的那个新身份——「实在的共同创造者」（Co-creator of Reality）。</w:t>
      </w:r>
    </w:p>
    <w:p w14:paraId="001F20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8308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「共同创造」（Co-creation）这个词，比「创造」一词，多了一个至关重要的「共同」。它深刻地揭示了我们建构行为的关系性与对话性。</w:t>
      </w:r>
    </w:p>
    <w:p w14:paraId="29DFDE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F87B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不是一个个孤立的、在各自的画室里进行创作的艺术家。我们是共同参与在一个巨大舞台上的即兴戏剧演员。我的每一个动作，都构成了你行动的「语境」；你的每一句台词，都为我开启了新的「可能性」。实在，并非由我或你单独建构，它是在「我们之间」那片充满互动、协商、冲突与共鸣的「关系场」中，共同涌现出来的。</w:t>
      </w:r>
    </w:p>
    <w:p w14:paraId="145D7C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112C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拥抱「共同创造者」的身份，意味着：</w:t>
      </w:r>
    </w:p>
    <w:p w14:paraId="41143A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0021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深刻的同理心：我们必须努力去理解，他人是如何从他们独特的视角和生命经验出发，来「观察」和「建构」他们的世界的。我们需要从「说服」转向「倾听」。</w:t>
      </w:r>
    </w:p>
    <w:p w14:paraId="4F1C84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对话的勇气：当我们的「建构」发生冲突时，我们不应退回到暴力的强制或冷漠的隔绝，而应勇敢地进入「对话」。对话，是不同实在版本之间，进行和平的、创造性的碰撞与融合的唯一场域。</w:t>
      </w:r>
    </w:p>
    <w:p w14:paraId="70C314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享的责任：我们所共同生活的这个世界——它的美好与丑陋，它的公正与不公——我们每一个人，都负有不可推卸的一份责任。我们不能再将问题简单地归咎于某个外在的「他者」或「系统」，因为我们自己，就是这个系统的共同塑造者。</w:t>
      </w:r>
    </w:p>
    <w:p w14:paraId="67E056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B3A3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这本书，从头至尾，都在试图为你装备好成为一个「共同创造者」所需要的认知与实践能力。现在，理论的讲述已经结束，真正的「共同创造」，在现实世界中的大幕，正为你拉开。</w:t>
      </w:r>
    </w:p>
    <w:p w14:paraId="01987F22">
      <w:pPr>
        <w:pStyle w:val="4"/>
        <w:bidi w:val="0"/>
        <w:rPr>
          <w:rFonts w:hint="eastAsia" w:ascii="宋体" w:hAnsi="宋体" w:eastAsia="宋体" w:cs="宋体"/>
          <w:sz w:val="24"/>
          <w:lang w:val="en-US" w:eastAsia="zh-CN"/>
        </w:rPr>
      </w:pPr>
      <w:bookmarkStart w:id="54" w:name="_Toc5430881"/>
      <w:bookmarkStart w:id="55" w:name="_Toc992362793"/>
      <w:r>
        <w:rPr>
          <w:rFonts w:hint="eastAsia" w:ascii="宋体" w:hAnsi="宋体" w:eastAsia="宋体" w:cs="宋体"/>
          <w:lang w:val="en-US" w:eastAsia="zh-CN"/>
        </w:rPr>
        <w:t>未知的地平线：一个危机与希望并存的时代</w:t>
      </w:r>
      <w:bookmarkEnd w:id="54"/>
      <w:bookmarkEnd w:id="55"/>
    </w:p>
    <w:p w14:paraId="7ED54C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为何在此刻，如此迫切地需要唤醒我们作为「共同创造者」的身份？因为我们正生活在一个数百年未有之大变局的时代。一个旧的「确定性」世界，正在我们眼前加速瓦解；而一个新的世界，其轮廓尚在迷雾之中。</w:t>
      </w:r>
    </w:p>
    <w:p w14:paraId="3BF6BC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8246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我们所继承的、在过去数百年间看似坚不可摧的「宏大共识」，正在经历一场剧烈的「解冻」：</w:t>
      </w:r>
    </w:p>
    <w:p w14:paraId="346B2F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2D80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人工智能、生物技术等指数级发展的科技，正在以前所未有的力量，冲击着我们关于「人性」、「智能」、「生命」乃至「实在」本身的基本定义。</w:t>
      </w:r>
    </w:p>
    <w:p w14:paraId="4A26A2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气候变化、生物多样性的丧失，正在瓦解我们与地球之间那种「人类中心主义」的、予取予求的稳定关系，将巨大的、生存层面的不确定性，抛给了我们每一个人。</w:t>
      </w:r>
    </w:p>
    <w:p w14:paraId="72DB73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全球化的旧共识正在破裂，新的阵营主义、民族主义和文明冲突正在抬头。社交媒体的算法，正在加速社会的极化与碎裂，使得一个共享的「公共话语空间」变得岌岌可危。</w:t>
      </w:r>
    </w:p>
    <w:p w14:paraId="015328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B72A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我们脚下那片曾经坚实的「凝固」大地，正在融化、开裂，重新变回一片充满不确定性的、流动的「可能性海洋」。</w:t>
      </w:r>
    </w:p>
    <w:p w14:paraId="1C874C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4137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这无疑是一个危机的时代。旧地图已经失效，旧的护城河正在坍塌，我们感到了前所未有的迷茫、焦虑和不安全感。</w:t>
      </w:r>
    </w:p>
    <w:p w14:paraId="612C16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5910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但这也同样是一个前所未有的机遇的时代。</w:t>
      </w:r>
    </w:p>
    <w:p w14:paraId="40C3E1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BB2B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旧的共识解冻时，就意味着一个巨大的、可供重新建构的「可能性空间」被释放了出来。那些曾经被视为天经地义的「评估枷锁」，其合法性正在受到根本性的质疑。那些曾经坚不可摧的「护城河」，其地基正在被时代的洪流所侵蚀。</w:t>
      </w:r>
    </w:p>
    <w:p w14:paraId="7A4011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3983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作为生活在这个「断裂点」上的世代，被历史赋予了一种独特的、沉重的、但也无比激动人心的特权：我们有机会，去亲身参与一场新的、全球规模的「共识再凝固」的过程。我们有机会，去共同「观察」和「收敛」一个全新的未来。</w:t>
      </w:r>
    </w:p>
    <w:p w14:paraId="4BD998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9420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问题是，我们将「收敛」出一个什么样的未来？</w:t>
      </w:r>
    </w:p>
    <w:p w14:paraId="4A8D15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83B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是走向一个由技术寡头所统治的、更精密的「算法监狱」？还是走向一个更去中心化的、个体更有创造力的「数字阵营」时代？</w:t>
      </w:r>
    </w:p>
    <w:p w14:paraId="44519C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是走向一个因资源枯竭而陷入野蛮冲突的「末日废土」？还是走向一个与自然和谐共生、更具生态韧性的「永续文明」？</w:t>
      </w:r>
    </w:p>
    <w:p w14:paraId="708C5B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是走向一个被仇恨和隔绝所撕裂的「新战国时代」？还是走向一个能够拥抱多样性、在对话中寻求共同福祉的「全球社群」？</w:t>
      </w:r>
    </w:p>
    <w:p w14:paraId="3C8C62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F73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这些不同的未来，都潜藏于当下的「可能性基底」之中。最终哪一个版本会成为我们子孙后代的「确定性」，取决于我们这一代人，作为「共同创造者」，现在所做出的集体选择。</w:t>
      </w:r>
    </w:p>
    <w:p w14:paraId="79CC755F">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去观察，去连接，去建构</w:t>
      </w:r>
    </w:p>
    <w:p w14:paraId="3FAB0C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面对如此宏大的历史图景，我们可能会感到一种深刻的无力感。我，作为一个渺小的个体，又能做些什么呢？</w:t>
      </w:r>
    </w:p>
    <w:p w14:paraId="2ABFE8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93F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本书的全部智慧，最终都指向一个回答：从你所在之处，以你所拥有的一切，开始你力所能及的建构。宏大的未来，正是由无数个微小的、此时此地的「建构」行为所汇聚而成的。你的第一步，就在脚下。</w:t>
      </w:r>
    </w:p>
    <w:p w14:paraId="71C3CE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9C96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第一，去有意识地「观察」。</w:t>
      </w:r>
    </w:p>
    <w:p w14:paraId="3493B5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今天起，用一个「建构者」的眼光，去重新观察你的世界。当你看到一个不公正的规则时，不要仅仅将其视为一个需要忍受的「事实」，而去追问：「这个规则是如何被建构出来的？它服务于谁的利益？我们能否‘观察’和‘建构’一个更公正的替代方案？」当你看到一个充满生命力的社区项目时，去观察：「是什么样的连接和互动，让这种美好的‘涌现’成为可能？」</w:t>
      </w:r>
    </w:p>
    <w:p w14:paraId="5CC811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这种有意识的、批判性的、充满同理心的「观察」，本身就是改变的第一步。它是在为新的可能性，打开一扇认知上的「窗口」。</w:t>
      </w:r>
    </w:p>
    <w:p w14:paraId="64CB56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EBC8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第二，去真诚地「连接」。</w:t>
      </w:r>
    </w:p>
    <w:p w14:paraId="6D1C30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不是孤独的建构者。环顾四周，你会发现无数与你一样，渴望在一个更美好的世界中生活的「共同创造者」。去找到他们，与他们建立真诚的连接。去创造那些能够让不同视角进行安全对话的「微小空间」——可能是一个读书会，一个社区工作坊，一个线上的协作项目。</w:t>
      </w:r>
    </w:p>
    <w:p w14:paraId="49B3DC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在这些连接中，我们分享脆弱，交换智慧，凝聚勇气。我们从孤立的「我」，汇聚成一个有力量的「我们」。正是这些由信任和对话所编织的「关系网络」，构成了未来新共识得以孕育的「组织胚胎」。</w:t>
      </w:r>
    </w:p>
    <w:p w14:paraId="2CE50D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659B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第三，去勇敢地「建构」。</w:t>
      </w:r>
    </w:p>
    <w:p w14:paraId="7C9A09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等待一个完美的蓝图或一个全能的领袖。从你自己的生活开始，实践「可用余量」的智慧，为自己和家人构建抵御风险的「安全垫」。在你的工作中，运用「园丁」的思维，去培育一个更具韧性和创造力的团队文化。在你力所能及的范围内，去发起或参与那些旨在「赋能他人」、为社群创造「正外部性」的小项目。</w:t>
      </w:r>
    </w:p>
    <w:p w14:paraId="5595EB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每一个这样的「微观建构」，都是在为那个更宏大的、更理想的未来，投下的一块「基石」。它们是新世界的「原型」和「种子」，在旧世界的裂缝中，顽强地生长。</w:t>
      </w:r>
    </w:p>
    <w:p w14:paraId="53853FFE">
      <w:pPr>
        <w:pStyle w:val="5"/>
        <w:bidi w:val="0"/>
        <w:rPr>
          <w:rFonts w:hint="eastAsia" w:ascii="宋体" w:hAnsi="宋体" w:eastAsia="宋体" w:cs="宋体"/>
          <w:sz w:val="24"/>
          <w:lang w:val="en-US" w:eastAsia="zh-CN"/>
        </w:rPr>
      </w:pPr>
      <w:r>
        <w:rPr>
          <w:rFonts w:hint="eastAsia" w:ascii="宋体" w:hAnsi="宋体" w:eastAsia="宋体" w:cs="宋体"/>
          <w:lang w:val="en-US" w:eastAsia="zh-CN"/>
        </w:rPr>
        <w:t>开放的地平线</w:t>
      </w:r>
    </w:p>
    <w:p w14:paraId="2F0D2D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我们站在一片广阔的、未知的地平线面前。未来，不是一个等待我们去抵达的遥远彼岸；它就是我们脚下这片不断延伸的、由我们每一步的行动所共同创造的道路。</w:t>
      </w:r>
    </w:p>
    <w:p w14:paraId="3133AC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FC3E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这趟思想的旅程，到此结束了。但你，作为一个主动的、觉醒的、负责任的共同创造者，你的旅程，永不终结。</w:t>
      </w:r>
    </w:p>
    <w:p w14:paraId="07CC9E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37E8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去观察，去连接，去建构吧。</w:t>
      </w:r>
    </w:p>
    <w:p w14:paraId="40C5EA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在这场将生命本身作为最伟大作品的、光荣的无限游戏中，</w:t>
      </w:r>
    </w:p>
    <w:p w14:paraId="7E9446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愿你，找到你的勇气，你的社群，和你那份独一无二的、对世界的贡献。</w:t>
      </w:r>
    </w:p>
    <w:p w14:paraId="26A59B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地平线，永远开放。</w:t>
      </w:r>
    </w:p>
    <w:p w14:paraId="0EFC8914">
      <w:pPr>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58FB54CE">
      <w:pPr>
        <w:pStyle w:val="3"/>
        <w:bidi w:val="0"/>
        <w:rPr>
          <w:rFonts w:hint="eastAsia" w:ascii="宋体" w:hAnsi="宋体" w:eastAsia="宋体" w:cs="宋体"/>
          <w:sz w:val="36"/>
          <w:szCs w:val="36"/>
        </w:rPr>
      </w:pPr>
      <w:bookmarkStart w:id="56" w:name="_Toc1082503793"/>
      <w:bookmarkStart w:id="57" w:name="_Toc1283459349"/>
      <w:r>
        <w:rPr>
          <w:rFonts w:hint="eastAsia" w:ascii="宋体" w:hAnsi="宋体" w:eastAsia="宋体" w:cs="宋体"/>
          <w:sz w:val="36"/>
          <w:szCs w:val="36"/>
          <w:lang w:val="en-US" w:eastAsia="zh-CN"/>
        </w:rPr>
        <w:t>附录</w:t>
      </w:r>
      <w:r>
        <w:rPr>
          <w:rFonts w:hint="eastAsia" w:ascii="宋体" w:hAnsi="宋体" w:eastAsia="宋体" w:cs="宋体"/>
          <w:sz w:val="36"/>
          <w:szCs w:val="36"/>
        </w:rPr>
        <w:t>：</w:t>
      </w:r>
      <w:r>
        <w:rPr>
          <w:rFonts w:hint="eastAsia" w:ascii="宋体" w:hAnsi="宋体" w:eastAsia="宋体" w:cs="宋体"/>
          <w:sz w:val="36"/>
          <w:szCs w:val="36"/>
          <w:lang w:val="en-US" w:eastAsia="zh-CN"/>
        </w:rPr>
        <w:t>进阶rc</w:t>
      </w:r>
      <w:r>
        <w:rPr>
          <w:rFonts w:hint="eastAsia" w:ascii="宋体" w:hAnsi="宋体" w:eastAsia="宋体" w:cs="宋体"/>
          <w:sz w:val="36"/>
          <w:szCs w:val="36"/>
        </w:rPr>
        <w:t>——作为思想</w:t>
      </w:r>
      <w:r>
        <w:rPr>
          <w:rFonts w:hint="eastAsia" w:ascii="宋体" w:hAnsi="宋体" w:eastAsia="宋体" w:cs="宋体"/>
          <w:sz w:val="36"/>
          <w:szCs w:val="36"/>
          <w:lang w:val="en-US" w:eastAsia="zh-CN"/>
        </w:rPr>
        <w:t>的</w:t>
      </w:r>
      <w:r>
        <w:rPr>
          <w:rFonts w:hint="eastAsia" w:ascii="宋体" w:hAnsi="宋体" w:eastAsia="宋体" w:cs="宋体"/>
          <w:sz w:val="36"/>
          <w:szCs w:val="36"/>
        </w:rPr>
        <w:t>奇点</w:t>
      </w:r>
      <w:bookmarkEnd w:id="56"/>
      <w:bookmarkEnd w:id="57"/>
    </w:p>
    <w:p w14:paraId="5C30E88E">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法不净空，觉无性也。（2010-10-18）</w:t>
      </w:r>
    </w:p>
    <w:p w14:paraId="45CE992F">
      <w:pPr>
        <w:pStyle w:val="4"/>
        <w:bidi w:val="0"/>
        <w:rPr>
          <w:rFonts w:hint="eastAsia" w:ascii="宋体" w:hAnsi="宋体" w:eastAsia="宋体" w:cs="宋体"/>
        </w:rPr>
      </w:pPr>
      <w:bookmarkStart w:id="58" w:name="_Toc159791567"/>
      <w:bookmarkStart w:id="59" w:name="_Toc1775528175"/>
      <w:r>
        <w:rPr>
          <w:rFonts w:hint="eastAsia" w:ascii="宋体" w:hAnsi="宋体" w:eastAsia="宋体" w:cs="宋体"/>
        </w:rPr>
        <w:t>一、存在</w:t>
      </w:r>
      <w:bookmarkEnd w:id="58"/>
      <w:bookmarkEnd w:id="59"/>
    </w:p>
    <w:p w14:paraId="71611B3F">
      <w:pPr>
        <w:pStyle w:val="5"/>
        <w:bidi w:val="0"/>
        <w:rPr>
          <w:rFonts w:hint="eastAsia" w:ascii="宋体" w:hAnsi="宋体" w:eastAsia="宋体" w:cs="宋体"/>
        </w:rPr>
      </w:pPr>
      <w:r>
        <w:rPr>
          <w:rFonts w:hint="eastAsia" w:ascii="宋体" w:hAnsi="宋体" w:eastAsia="宋体" w:cs="宋体"/>
        </w:rPr>
        <w:t>1.1、动态存在</w:t>
      </w:r>
    </w:p>
    <w:p w14:paraId="6E8F84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能性基底`时刻保持着所有`潜在存在`的并行状态，这些潜在存在既非存在亦非不存在，而是处于持续的`生成过程`之中。存在的本质特性体现为持续涌现的创造过程，该过程否定任何或凝固的或静态的或完成的`确定性实体`。（2025-02-19）看似确定的实体状态并非先在的客体，而是主体参与可能性基底时生成的具象化`次级建构`。当我们描述现象的确定性时，实质是特定感知尺度的观察者对可能性分布特定区间的`暂时锁定`，这类定向筛选`锁定存在`的过程即下文被称为`观察`的行动。（2025-02-19）</w:t>
      </w:r>
    </w:p>
    <w:p w14:paraId="0BA4BF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A241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那么，可能性即是还未被观察锁定的确定性。其锁定的确定性可能是物质倾向的，也可能不是。（2022-05-14）两者的唯一的差别在于是否被观察到。（2025-02-26）或者也可以说，一切存在皆同时不存在。（2025-08-08）</w:t>
      </w:r>
    </w:p>
    <w:p w14:paraId="264BD1AE">
      <w:pPr>
        <w:pStyle w:val="5"/>
        <w:bidi w:val="0"/>
        <w:rPr>
          <w:rFonts w:hint="eastAsia" w:ascii="宋体" w:hAnsi="宋体" w:eastAsia="宋体" w:cs="宋体"/>
        </w:rPr>
      </w:pPr>
      <w:r>
        <w:rPr>
          <w:rFonts w:hint="eastAsia" w:ascii="宋体" w:hAnsi="宋体" w:eastAsia="宋体" w:cs="宋体"/>
        </w:rPr>
        <w:t>1.2、确定性出现</w:t>
      </w:r>
    </w:p>
    <w:p w14:paraId="5FF346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意识`作为可能性的`筛选机制`，通过观察对潜在可能性进行收敛。`不同层级的意识`持续观察，`被观察者`收敛为`客体`确定性，`观察者`收敛为`主体`确定性。一切存在皆同时为观察者和被观察者，观察视角的不同，二者的身份可任意互换。因此，主体与客体并无先后优劣之分，都是可能性基底在某种收敛路径下锁定快照的一个角度。每个层级既保持自身特征与独立，又与其他层级收敛结果`持续的动态交换`。（2025-02-19）</w:t>
      </w:r>
    </w:p>
    <w:p w14:paraId="682878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1EEE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者视角的差异决定了被观察现象不同的表象特性。（2024-12-20）宏观层面物质的稳定性来自多层级观察的迭代收敛，当跨主体的观察形成稳定共识时，经典物理实体便被表达成稳定的确定结构。微观层面的概率性则暴露出不同观察主体间可能存在的观察分歧。（2025-02-12）观察并不要求严格按层级递进，如高精度的测量仪器可直接介入观察微观粒子，人类观察仪器，而仪器观察微观粒子。（2025-01-03）</w:t>
      </w:r>
    </w:p>
    <w:p w14:paraId="1C2280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5EB9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物质的`确定性`是多层级多类型的意识`集体持续的观察`的结果。各层级意识依据其识别精度构建与其配对的物质结构认知，物质的多层级对应着意识的多层级。将A层级的意识定义为该层级主体，则A层级的物质即为该层级的客体。B层级的意识同样可以被定义为B层级的主体，而A层级的物质与意识共同被B层级视为客体。`跨主体观察`的结果相互验证形成正向强化循环，各层级的观察结果互相支持，最终收敛为确定的`客观实在`。（2025-01-08）</w:t>
      </w:r>
    </w:p>
    <w:p w14:paraId="07305A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095B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基本粒子到生命体，一切存在形式均有不同层级不同类型的意识。各种类型的`意识`以其`独特方式`构建确定性，形成对实在不同层级的解读和处理能力。（2025-02-11）从这个角度，人类意识可以说是适应宏观物质层级的`专门化`的模式识别类型，不同层级的意识有不同的`模式识别`方式。（2025-01-03）</w:t>
      </w:r>
    </w:p>
    <w:p w14:paraId="7445CA6D">
      <w:pPr>
        <w:pStyle w:val="5"/>
        <w:bidi w:val="0"/>
        <w:rPr>
          <w:rFonts w:hint="eastAsia" w:ascii="宋体" w:hAnsi="宋体" w:eastAsia="宋体" w:cs="宋体"/>
        </w:rPr>
      </w:pPr>
      <w:r>
        <w:rPr>
          <w:rFonts w:hint="eastAsia" w:ascii="宋体" w:hAnsi="宋体" w:eastAsia="宋体" w:cs="宋体"/>
        </w:rPr>
        <w:t>1.3、时空与因果</w:t>
      </w:r>
    </w:p>
    <w:p w14:paraId="7075C8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`时空连续性`是不同意识对动态存在以特定方式协同处理的结果。这种连续性并非物理实在的固有属性，而是意识模式识别的`次级建构`，不同层级的意识以不同方式观察所体验的时空是不同的。（2022-04-24）</w:t>
      </w:r>
    </w:p>
    <w:p w14:paraId="19664E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37BF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宏观视角下，人类意识与身体结构协同，将离散的物质序列感知体验为在`既有空间`下持续流逝的`时间`，此为人类具身认知处理序列信息的一般过程。人类意识`以不同观察方式`可以收敛出不同的确定序列，每一条序列都是`有效且连续`的`可能性快照`，代表着不同的可能发展。无论是过去、现在还是将来，无论是否被人类意识所感知体验到，所有快照都`当下`于`同时`存在于可能性基底中。（2023-09-21）转至微观视角，微观粒子的某些行动则可能表现得不受人类体验到的时空所约束。如加速微观粒子以接近光速运动，粒子原本的观察方式被改变，则又会表现出某些新的特性。（2025-01-03）</w:t>
      </w:r>
    </w:p>
    <w:p w14:paraId="779F1D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399A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共识`是多层级意识`全体一致`的`可能快照`，使`相干主体`之间共享大体一致的实在，细微的`观察分歧`被忽略。快照中可以形成稳定且持续被强调的可能性收敛路径，即为`因果`规律。从人类视角看，因果规律似乎具有先验性，并能通过逻辑、数学、物理等不同形式表达。而那些未在快照中的`不相干主体`们，或归于可能性基底，或构成了`他者实在`。所谓的高维或低维，并非指物理空间，而是指采用不同观察模式从可能性基底中收敛出的不同`实在建构`。（2025-08-13）</w:t>
      </w:r>
    </w:p>
    <w:p w14:paraId="7D889A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FAA0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推导可知，任何现象都有意识参与。（2025-03-10）观察收敛是时空与因果的前提，或者可以说，时空与因果是观察产生的一系列收敛方式。（2025-08-08）</w:t>
      </w:r>
    </w:p>
    <w:p w14:paraId="1CF77DA7">
      <w:pPr>
        <w:pStyle w:val="5"/>
        <w:bidi w:val="0"/>
        <w:rPr>
          <w:rFonts w:hint="eastAsia" w:ascii="宋体" w:hAnsi="宋体" w:eastAsia="宋体" w:cs="宋体"/>
        </w:rPr>
      </w:pPr>
      <w:r>
        <w:rPr>
          <w:rFonts w:hint="eastAsia" w:ascii="宋体" w:hAnsi="宋体" w:eastAsia="宋体" w:cs="宋体"/>
        </w:rPr>
        <w:t>1.4、主客一体</w:t>
      </w:r>
    </w:p>
    <w:p w14:paraId="1E8838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确定性是普遍的观察共识，而`自由意志`是可能性基底中尚未被锁定的`可用余量`。（2024-10-17）通常来说，观察共识的积累会被发现与总结为因果规律，因果规律又会被发现与总结为`规则框架`。同时，观察共识也可以因为不同的观察方式被质疑或否定，产生`观察分歧`。观察分歧的主体通过重新介入可能性基底去实现`再收敛`，以完成观察共识的革新，最终带来规则框架的革新。简单来说，主体在规则框架内即兴反应，该反应再反向重塑规则的可能性分布，构成反复连续的实在演化路径。这种现象投射到物质时空中即表现出`渐进式进化`的景观。（2025-02-16）</w:t>
      </w:r>
    </w:p>
    <w:p w14:paraId="6829C8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3D4B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主体与被观察客体本质上属于同一存在模式的不同实现形态，客体被观察收敛出确定性，主体观察并体验确定性，二者通过`交互`共同维持存在状态。可以说，观察过程就是体验过程，观察即体验。主体或观察模式的改变将`固定`住不同的可能性分布子集，锁定不同的可能性快照。意识并非物质世界的旁观者，而是共同建构实在的参与者。（2024-12-20）</w:t>
      </w:r>
    </w:p>
    <w:p w14:paraId="6FBB2E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1F3E07">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青丝挽，板凳种菩提，生三点繁茂，撒欢去，能否得住？如不来，且可摸得？《菩提豆》（2012-08-19）</w:t>
      </w:r>
    </w:p>
    <w:p w14:paraId="2346EB63">
      <w:pPr>
        <w:pStyle w:val="4"/>
        <w:bidi w:val="0"/>
        <w:rPr>
          <w:rFonts w:hint="eastAsia" w:ascii="宋体" w:hAnsi="宋体" w:eastAsia="宋体" w:cs="宋体"/>
        </w:rPr>
      </w:pPr>
      <w:bookmarkStart w:id="60" w:name="_Toc1262307819"/>
      <w:bookmarkStart w:id="61" w:name="_Toc2016762160"/>
      <w:r>
        <w:rPr>
          <w:rFonts w:hint="eastAsia" w:ascii="宋体" w:hAnsi="宋体" w:eastAsia="宋体" w:cs="宋体"/>
        </w:rPr>
        <w:t>二、认知</w:t>
      </w:r>
      <w:bookmarkEnd w:id="60"/>
      <w:bookmarkEnd w:id="61"/>
    </w:p>
    <w:p w14:paraId="10270B1D">
      <w:pPr>
        <w:pStyle w:val="5"/>
        <w:bidi w:val="0"/>
        <w:rPr>
          <w:rFonts w:hint="eastAsia" w:ascii="宋体" w:hAnsi="宋体" w:eastAsia="宋体" w:cs="宋体"/>
        </w:rPr>
      </w:pPr>
      <w:r>
        <w:rPr>
          <w:rFonts w:hint="eastAsia" w:ascii="宋体" w:hAnsi="宋体" w:eastAsia="宋体" w:cs="宋体"/>
        </w:rPr>
        <w:t>2.1、过程性完备</w:t>
      </w:r>
    </w:p>
    <w:p w14:paraId="7FA476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行为在实质上始终是非闭合的，是通过持续生成实现的对可能性基底`渐进`的`不完全映射`。`判断`作为认知系统即时的反馈行为，从来不是也并不需要指向真理的终极方向，（2024-04-22）它仅仅是标记当下认知边界的瞬时位置罢了。（2024-07-25）</w:t>
      </w:r>
    </w:p>
    <w:p w14:paraId="36D0A0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ED64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的动态特性否定了静态的完美，（2023-10-04）任何声称完备的认知体系都可以说是处于某种待更新的状态，人类通过`持续试错`建立暂时稳定的确定节点，在`最优失败路径`的选择中实现`阶段性适用方案`。认知的完备性最终且只应体现于`过程迭代`的能力，而非结论的完成程度。（2025-01-11）</w:t>
      </w:r>
    </w:p>
    <w:p w14:paraId="794DBD91">
      <w:pPr>
        <w:pStyle w:val="5"/>
        <w:bidi w:val="0"/>
        <w:rPr>
          <w:rFonts w:hint="eastAsia" w:ascii="宋体" w:hAnsi="宋体" w:eastAsia="宋体" w:cs="宋体"/>
        </w:rPr>
      </w:pPr>
      <w:r>
        <w:rPr>
          <w:rFonts w:hint="eastAsia" w:ascii="宋体" w:hAnsi="宋体" w:eastAsia="宋体" w:cs="宋体"/>
        </w:rPr>
        <w:t>2.2、语言的双向表征</w:t>
      </w:r>
    </w:p>
    <w:p w14:paraId="4B1872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文字`作为可能性收敛的雏形（2025-10-01），构建了人类认知的底层框架，其工具属性与认知功能间存在持续的互相干涉。（2024-09-13）一方面，语义网络构成了认知活动的底层范围，词汇密度决定概念节点的连接维度。（2023-11-16）同时，在另一方面，语言符号抽象性又必然造成经验损耗，使现象描述与现象本体存在`解释间隙`。（2024-08-15）</w:t>
      </w:r>
    </w:p>
    <w:p w14:paraId="6F512B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40123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作为人类协作的基础，语言通常可以被用来`完成认知`，也可以被用来`完成规训`。这种显性或隐性的完成可能会扭曲认知方向，产生所谓的`语境污染`。例如通过模糊关键参数、堆砌冗余噪声来让`信息过载`，进而削弱主体判断能力；又如用极端立场、滥用原意、无限扩展改写词汇的原有表述空间，用`语义极化`瓦解主体间讨论的基础；再如用情绪覆盖实质问题，用短期的释放替代长期持久的解决等。（2021-06-20）</w:t>
      </w:r>
    </w:p>
    <w:p w14:paraId="26A276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1093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语言在本质上是可能性基底中`确定性集合`的一种，任意单一表达都是一次从高维到低维的投影过程。但是，即便可能性基底的实在范围远大于语言系统，理论也仍需要通过语言系统进行阐述。（2024-09-13）</w:t>
      </w:r>
    </w:p>
    <w:p w14:paraId="2A6214DB">
      <w:pPr>
        <w:pStyle w:val="5"/>
        <w:bidi w:val="0"/>
        <w:rPr>
          <w:rFonts w:hint="eastAsia" w:ascii="宋体" w:hAnsi="宋体" w:eastAsia="宋体" w:cs="宋体"/>
        </w:rPr>
      </w:pPr>
      <w:r>
        <w:rPr>
          <w:rFonts w:hint="eastAsia" w:ascii="宋体" w:hAnsi="宋体" w:eastAsia="宋体" w:cs="宋体"/>
        </w:rPr>
        <w:t>2.3、理论降维</w:t>
      </w:r>
    </w:p>
    <w:p w14:paraId="0F48DE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任何理论都是`有限视域`下的`诠释系统`，是现实世界的`降维投影`，（2023-10-07）其有效性受三重边界约束：其一，观察层级决定理论的表征局限；（2024-09-13）其二，认知主体与环境的共构，使理论必然携带主体性印记；（2024-09-13）其三，时间维度上的解释力衰减。（2024-09-13）因此，所有理论均有应用边界。</w:t>
      </w:r>
    </w:p>
    <w:p w14:paraId="120F0E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F2E5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理论的降维并不构成对其价值的否定，反而确立了其作为认知中转站的地位——理论通过持续的被`重新观察`实现认知持续的更新。（2024-09-13）</w:t>
      </w:r>
    </w:p>
    <w:p w14:paraId="29210095">
      <w:pPr>
        <w:pStyle w:val="5"/>
        <w:bidi w:val="0"/>
        <w:rPr>
          <w:rFonts w:hint="eastAsia" w:ascii="宋体" w:hAnsi="宋体" w:eastAsia="宋体" w:cs="宋体"/>
        </w:rPr>
      </w:pPr>
      <w:r>
        <w:rPr>
          <w:rFonts w:hint="eastAsia" w:ascii="宋体" w:hAnsi="宋体" w:eastAsia="宋体" w:cs="宋体"/>
        </w:rPr>
        <w:t>2.4、观念与共识</w:t>
      </w:r>
    </w:p>
    <w:p w14:paraId="2AC5C6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体验实在，组织语言`诠释体验`形成`观念`，系统的梳理观念成理论，理论再进一步影响对实在的体验。`观念`塑造了主观体验的质感，其演化呈现典型的`耗散`特征。实践经验与理论建构相互塑造，共同催生`观念生态`。不同的理论或实践带来不同的观念，不同的观念锁定不同的可能性快照。实践为理论提供实验土壤，理论为实践绘制导航图景。（2021-01-31）</w:t>
      </w:r>
    </w:p>
    <w:p w14:paraId="30185E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706E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当特定解释框架展现出预测力与实用价值时，个体与群体将通过`比较`形成`观念共识`。（2024-02-23）既成的共识再反向影响主体感知，完成`闭环`。（2025-02-16）</w:t>
      </w:r>
    </w:p>
    <w:p w14:paraId="23A11B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B1DE83">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花开树下你正忧，离别秋，两相愁。衣绯白雪，不胜娇羞。三十轮回苦，是分时，悔未说。恍然十年月下烛，忘忧。清泪画月沟，伊人笑，心纠。《重楼》（2020-08-03）</w:t>
      </w:r>
    </w:p>
    <w:p w14:paraId="3CC90247">
      <w:pPr>
        <w:pStyle w:val="4"/>
        <w:bidi w:val="0"/>
        <w:rPr>
          <w:rFonts w:hint="eastAsia" w:ascii="宋体" w:hAnsi="宋体" w:eastAsia="宋体" w:cs="宋体"/>
        </w:rPr>
      </w:pPr>
      <w:bookmarkStart w:id="62" w:name="_Toc1987222519"/>
      <w:bookmarkStart w:id="63" w:name="_Toc616565220"/>
      <w:r>
        <w:rPr>
          <w:rFonts w:hint="eastAsia" w:ascii="宋体" w:hAnsi="宋体" w:eastAsia="宋体" w:cs="宋体"/>
        </w:rPr>
        <w:t>三、秩序</w:t>
      </w:r>
      <w:bookmarkEnd w:id="62"/>
      <w:bookmarkEnd w:id="63"/>
    </w:p>
    <w:p w14:paraId="33FEC17B">
      <w:pPr>
        <w:pStyle w:val="5"/>
        <w:bidi w:val="0"/>
        <w:rPr>
          <w:rFonts w:hint="eastAsia" w:ascii="宋体" w:hAnsi="宋体" w:eastAsia="宋体" w:cs="宋体"/>
        </w:rPr>
      </w:pPr>
      <w:r>
        <w:rPr>
          <w:rFonts w:hint="eastAsia" w:ascii="宋体" w:hAnsi="宋体" w:eastAsia="宋体" w:cs="宋体"/>
        </w:rPr>
        <w:t>3.1、有限秩序</w:t>
      </w:r>
    </w:p>
    <w:p w14:paraId="34A71F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社会秩序是`人类作为主要观察者`在宏观上通过互动形成的适应性稳态结构。不同认知层级的主体间通过`观念交换`与`分歧博弈`，最终形成可协调可操作的`确定性集合`——既包含显性规则（如法律制度与技术标准），也涵盖隐性契约（如文化传统与群体默契）。这种确定性集合再向下分解转化为决定规则执行的权力分配模式，影响利益流动方向的资源调配机制，差异化的`秩序形态`由此诞生。（2021-08-14）</w:t>
      </w:r>
    </w:p>
    <w:p w14:paraId="734807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72FA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共识的时效性与层次性贯穿社会演进，短期共识解决即时冲突但难以应对深层矛盾，长期共识需经历多轮博弈方可沉淀为稳定传统；局部共识在特定群体内具有效力却常与更大范围的集体目标冲突。新旧共识交替构成秩序演进的核心动力：原有共识通过制度刚性维持整体稳定，新兴观念则持续渗透原有共识边界。两者的对抗强度决定秩序走向——或`渐进调适`、或`剧烈重组`、或`保守僵化`。在此过程中，秩序既不必然激变也非必然固守，其存续依赖于所有主体对矛盾压力的吸收和处理能力。（2024-09-19）</w:t>
      </w:r>
    </w:p>
    <w:p w14:paraId="092618DF">
      <w:pPr>
        <w:pStyle w:val="5"/>
        <w:bidi w:val="0"/>
        <w:rPr>
          <w:rFonts w:hint="eastAsia" w:ascii="宋体" w:hAnsi="宋体" w:eastAsia="宋体" w:cs="宋体"/>
        </w:rPr>
      </w:pPr>
      <w:r>
        <w:rPr>
          <w:rFonts w:hint="eastAsia" w:ascii="宋体" w:hAnsi="宋体" w:eastAsia="宋体" w:cs="宋体"/>
        </w:rPr>
        <w:t>3.2、权力差序</w:t>
      </w:r>
    </w:p>
    <w:p w14:paraId="2044E5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有限秩序的持续演进使不同主体锁定可用余量的能力产生差异，特定群体通过规则体系将`可能性收敛能力`进行集中并形成结构性优势，在实质上重构了社会范围内的可能性分布，`权力差序`就产生了。优势主体具有更大影响范围的评估权，其评估的结果向下传播，劣势群体仅能在优势群体评估的结论中做`二次评估`甚至`多次评估`。</w:t>
      </w:r>
    </w:p>
    <w:p w14:paraId="7892E4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FC68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的符号象征将集体的观念共识锚定为某种固定形式，绑定了观念与物质，沉淀为某种仪式。（2022-07-11）如宗教献祭、上市敲钟，重复展演代表权威的符号（圣物、交易所大屏），将权力与符号绑定，而符号又和群体的观念绑定。</w:t>
      </w:r>
    </w:p>
    <w:p w14:paraId="7FD908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6292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良性循环体系中，优势主体在责任机制下消解`压力传导`，通过制度设计将优势群体的评估约束于`公共场域`之内，尽可能的保留和增加每个主体的可用余量；恶性循环则相反，优势群体通过制度设计转移`大部分或全部`压力，使劣势群体被动承担`系统整体`的损耗（如技术垄断导致分配极化），其可用余量被剥夺和被削弱。后者触发评估权分配失衡，即决策评估与结果承担的主体错位——这从根本上瓦解了共识构建的对称性基础。如自由贸易，在表面平等的协议之下，技术壁垒与资本垄断隐蔽的剥夺了弱势群体议价能力，形成`强制自愿`的剥削结构。此时，市场的自由实质上是多层级权力差序的结构性共识。</w:t>
      </w:r>
    </w:p>
    <w:p w14:paraId="36FAC444">
      <w:pPr>
        <w:pStyle w:val="5"/>
        <w:bidi w:val="0"/>
        <w:rPr>
          <w:rFonts w:hint="eastAsia" w:ascii="宋体" w:hAnsi="宋体" w:eastAsia="宋体" w:cs="宋体"/>
        </w:rPr>
      </w:pPr>
      <w:r>
        <w:rPr>
          <w:rFonts w:hint="eastAsia" w:ascii="宋体" w:hAnsi="宋体" w:eastAsia="宋体" w:cs="宋体"/>
        </w:rPr>
        <w:t>3.3、评估异化</w:t>
      </w:r>
    </w:p>
    <w:p w14:paraId="507D00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`评估异化`是权力差序下，恶性循环的必然结果。（2025-08-12）</w:t>
      </w:r>
    </w:p>
    <w:p w14:paraId="372A36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832A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以市场经济为例。原始交易下，供需双方拥有对称的评估权，通过直接协商达成共识。随着交易复杂度的提升，第三方机构逐渐垄断了评估权，使动态的共识建构退化为静态的单向认证体系。而从生产的角度来说，占有生产资料的群体相比于不占有生产资料的群体，显然对劳动成果具有更大的评估权。后者只能在前者设定的框架下，做二次评估。（2024-09-19）数字化进一步加剧了这一点，算法推荐系统通过数据建模形成封闭的认知循环，平台经济利用信息垄断重构价值坐标。其本质是评估权的技术性剥夺，使市场机制从价值发现工具异化为控制工具。建立良性评估生态不仅需要进行技术工具改良，还需要进行`主体赋权`，强调评估体系的公共协商属性。（2024-10-11）</w:t>
      </w:r>
    </w:p>
    <w:p w14:paraId="7BC661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854F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权力差序下的优势群体通过专业术语增殖与标准迭代建立部分群体的`认知垄断`，又或者通过让劣势群体长期依赖导致其丧失自主评估能力进而`主体消解`，最终评估行为系统性的异化了。（2025-08-12）</w:t>
      </w:r>
    </w:p>
    <w:p w14:paraId="14C5C59D">
      <w:pPr>
        <w:pStyle w:val="5"/>
        <w:bidi w:val="0"/>
        <w:rPr>
          <w:rFonts w:hint="eastAsia" w:ascii="宋体" w:hAnsi="宋体" w:eastAsia="宋体" w:cs="宋体"/>
        </w:rPr>
      </w:pPr>
      <w:r>
        <w:rPr>
          <w:rFonts w:hint="eastAsia" w:ascii="宋体" w:hAnsi="宋体" w:eastAsia="宋体" w:cs="宋体"/>
        </w:rPr>
        <w:t>3.4、动态演化</w:t>
      </w:r>
    </w:p>
    <w:p w14:paraId="1F8846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`制度体系`实质上是历史上已完成的博弈以制度形式的共识积累。制度体系演化的动力来源于权力差序导致的评估异化使得不同群体在可能性收敛能力上存在的分歧。</w:t>
      </w:r>
    </w:p>
    <w:p w14:paraId="62CF74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D7C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优势群体期望最大化的锁定对其有利的可能性分布，而劣势群体则因其可用余量被系统性剥夺而反抗。优势群体通过将特定价值观念标准固化为强制规范，构建起包含法律条例、文化传统等`稳定护城河`。劣势群体则要利用制度空白与解释弹性创造操作空间，先一步占据未被发现和使用的可能性收敛路径，在主流体系外另建立边缘体系。（2023-05-26）在分歧的早期，通常能维持表层制度上的形式稳定，而深层规则持续进行适应性调整。随着分歧不断被强化，深层的调整逐渐会浮现表层，并以某种具体形式不断被显化和强调。当分歧发展到末期，越是极化，可能性收敛路径越少，最终达成共识的方式就会越激烈。（2024-05-28）</w:t>
      </w:r>
    </w:p>
    <w:p w14:paraId="36F878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5E9A35">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卷西帘，晴当空，边柱青鸟路。星捞起，饮酒狂盅，千种粟，曾既马前布。梦中比邻，寒江双手，千年圆烟，禅蝉鸣泣，低吟浅笑一场松。《西帘》（2020-08-02）</w:t>
      </w:r>
    </w:p>
    <w:p w14:paraId="5FFFFD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934B14">
      <w:pPr>
        <w:pStyle w:val="4"/>
        <w:bidi w:val="0"/>
        <w:rPr>
          <w:rFonts w:hint="eastAsia" w:ascii="宋体" w:hAnsi="宋体" w:eastAsia="宋体" w:cs="宋体"/>
        </w:rPr>
      </w:pPr>
      <w:bookmarkStart w:id="64" w:name="_Toc1003055765"/>
      <w:bookmarkStart w:id="65" w:name="_Toc1583198689"/>
      <w:r>
        <w:rPr>
          <w:rFonts w:hint="eastAsia" w:ascii="宋体" w:hAnsi="宋体" w:eastAsia="宋体" w:cs="宋体"/>
        </w:rPr>
        <w:t>四、实践</w:t>
      </w:r>
      <w:bookmarkEnd w:id="64"/>
      <w:bookmarkEnd w:id="65"/>
    </w:p>
    <w:p w14:paraId="66E6C84E">
      <w:pPr>
        <w:pStyle w:val="5"/>
        <w:bidi w:val="0"/>
        <w:rPr>
          <w:rFonts w:hint="eastAsia" w:ascii="宋体" w:hAnsi="宋体" w:eastAsia="宋体" w:cs="宋体"/>
        </w:rPr>
      </w:pPr>
      <w:r>
        <w:rPr>
          <w:rFonts w:hint="eastAsia" w:ascii="宋体" w:hAnsi="宋体" w:eastAsia="宋体" w:cs="宋体"/>
        </w:rPr>
        <w:t>4.1、前瞻性聚焦</w:t>
      </w:r>
    </w:p>
    <w:p w14:paraId="623F3C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前瞻性认知活动本质上构成对潜在现实的预构建过程。一方面既存的实践经验形成的认知惯性为反应和行动提供了指导范围，表述为`当下现实`，另一方面其他尚未固化的认知弹性为潜在的可能变奏提供了空间。（2023-04-30）</w:t>
      </w:r>
    </w:p>
    <w:p w14:paraId="5073C3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EE6E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两面性在具体实践中呈现为`预期、现实、再预期`的反馈循环：前瞻性引导行为选择，行为后果重塑可能性基底，更新后的可能性基底又反向修正预期的前瞻性。（2023-04-30）正反馈循环中，预期偏差作为认知校准信号存在，通过差异分析推动认知系统升级；负反馈循环则表现为预期固化导致的认知僵化，使系统持续错失环境变迁的预警信号。（2023-04-29）</w:t>
      </w:r>
    </w:p>
    <w:p w14:paraId="3C7BA2E4">
      <w:pPr>
        <w:pStyle w:val="5"/>
        <w:bidi w:val="0"/>
        <w:rPr>
          <w:rFonts w:hint="eastAsia" w:ascii="宋体" w:hAnsi="宋体" w:eastAsia="宋体" w:cs="宋体"/>
        </w:rPr>
      </w:pPr>
      <w:r>
        <w:rPr>
          <w:rFonts w:hint="eastAsia" w:ascii="宋体" w:hAnsi="宋体" w:eastAsia="宋体" w:cs="宋体"/>
        </w:rPr>
        <w:t>4.2、稳定性延续</w:t>
      </w:r>
    </w:p>
    <w:p w14:paraId="32EA4D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秩序的存续延续本质上是稳定的`当下现实`的延续，（2023-01-17）它不依赖绝对稳定的状态维持，而取决于动态调节能力的保持。具体表现为：</w:t>
      </w:r>
    </w:p>
    <w:p w14:paraId="30ABC3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5860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存续保障：关键部分保持适度的冗余设计，以应对`可能`的冲击；（2023-11-29）</w:t>
      </w:r>
    </w:p>
    <w:p w14:paraId="3F9954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最小投入：具备越大`可能`变奏的部分，越应保持低成本低损耗；（2023-11-29）</w:t>
      </w:r>
    </w:p>
    <w:p w14:paraId="45DA6E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路径多样：资源与信息的流转以及实现目标的手段维持多路径并行的开放结构；（2023-11-29）</w:t>
      </w:r>
    </w:p>
    <w:p w14:paraId="2870B6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持续修正：反馈通道通畅并具备即时的误差识别和矫正能力；（2023-11-29）</w:t>
      </w:r>
    </w:p>
    <w:p w14:paraId="04F1A5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4CB67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所谓的稳定状态实质是各个子集在持续微调中达成的`暂时一致`。要将损耗或错误视为必然的演进条件而非纯粹负面因素，承认局部的冲击对整体的韧性有增强作用。实操角度来说，一方面要通过分散压力，防止关键节点负载过高而失效，另一方面要保留压力信号的可靠传导，确保所有节点对整体有一致的感知。建立多尺度多层级的评估体系，既要保持体系的连续性，又要通过可控的迭代持续演化。（2023-10-06）</w:t>
      </w:r>
    </w:p>
    <w:p w14:paraId="41D8AFD4">
      <w:pPr>
        <w:pStyle w:val="5"/>
        <w:bidi w:val="0"/>
        <w:rPr>
          <w:rFonts w:hint="eastAsia" w:ascii="宋体" w:hAnsi="宋体" w:eastAsia="宋体" w:cs="宋体"/>
        </w:rPr>
      </w:pPr>
      <w:r>
        <w:rPr>
          <w:rFonts w:hint="eastAsia" w:ascii="宋体" w:hAnsi="宋体" w:eastAsia="宋体" w:cs="宋体"/>
        </w:rPr>
        <w:t>4.3、可持续决策</w:t>
      </w:r>
    </w:p>
    <w:p w14:paraId="424EC6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不存在`最优决策`，最优决策本质上其实是`可持续决策`。可持续决策即保持`选择权`始终在场，保持抵消规则固化的弹性。（2023-04-14）时间维度上保留试错余量，空间维度上则构建异构信息源，以此对冲主流共识的潜在偏见。当容错空间得到确保，决定性的失败被避免，那么剩余可能性只会通向不同层级或程度的成功。（2023-01-17）</w:t>
      </w:r>
    </w:p>
    <w:p w14:paraId="4FE80E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A25D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容错不是资源浪费，而是整体应对不确定性的必要缓冲：其一为时间上获得序列弹性，允许在实践过程中渐进修正；(2020-07-23)其二为空间上拓展并行路径，确保单一路径失效时的切换能力；(2020-07-23)其三为评估上的多尺度多层级，防范单一标准导致的系统性盲区。（2023-07-14）</w:t>
      </w:r>
    </w:p>
    <w:p w14:paraId="3788BB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FF0E4B">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谁道睡时睡是醒，睡是醒来醒为谁。世人皆笑我愚痴，只为色来不为禅。《给森弟》（2010-10-05）</w:t>
      </w:r>
    </w:p>
    <w:p w14:paraId="25B0A1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C4458D">
      <w:pPr>
        <w:pStyle w:val="4"/>
        <w:bidi w:val="0"/>
        <w:rPr>
          <w:rFonts w:hint="eastAsia" w:ascii="宋体" w:hAnsi="宋体" w:eastAsia="宋体" w:cs="宋体"/>
        </w:rPr>
      </w:pPr>
      <w:bookmarkStart w:id="66" w:name="_Toc611613405"/>
      <w:bookmarkStart w:id="67" w:name="_Toc1497979693"/>
      <w:r>
        <w:rPr>
          <w:rFonts w:hint="eastAsia" w:ascii="宋体" w:hAnsi="宋体" w:eastAsia="宋体" w:cs="宋体"/>
        </w:rPr>
        <w:t>五、赘言</w:t>
      </w:r>
      <w:bookmarkEnd w:id="66"/>
      <w:bookmarkEnd w:id="67"/>
    </w:p>
    <w:p w14:paraId="5AC84365">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太初 · 道存第一</w:t>
      </w:r>
    </w:p>
    <w:p w14:paraId="17589D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万象未形，玄牝毓妙。万有未有，非存非亡。生灭轮转，化效无穷。执相以求实，犹水中逐月。</w:t>
      </w:r>
    </w:p>
    <w:p w14:paraId="7D94FA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灵明为枢，观照为机。心镜所向，万法乃彰。蚁观一粟，人望星野，所见之殊离，乃观之异象。</w:t>
      </w:r>
    </w:p>
    <w:p w14:paraId="607707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时空相序，心识共铸，因缘既起，群观乃迭。主客同性，如波若水。高下之界，非在方隅，而在景观。</w:t>
      </w:r>
    </w:p>
    <w:p w14:paraId="681E22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天行之隙，存乎未鉴，法度之维，成于共睹。及至群观生歧，而新机始焉。</w:t>
      </w:r>
    </w:p>
    <w:p w14:paraId="6CF8C1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23571E">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明心 · 知见第二</w:t>
      </w:r>
    </w:p>
    <w:p w14:paraId="52D0D2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周巡万物，鉴理无涯。妄断识见，无非指月之手。静潭畏满，方知活水长流。</w:t>
      </w:r>
    </w:p>
    <w:p w14:paraId="564C22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言以载道，亦以障目。名实若离，真意失之。辞海沉溺，灵台附尘。</w:t>
      </w:r>
    </w:p>
    <w:p w14:paraId="1F0046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是故真法如筏，渡毕则筏舍。凡执有者，皆为一方之见。</w:t>
      </w:r>
    </w:p>
    <w:p w14:paraId="3895E9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其用有界，其时有尽，其观有偏。新说代旧，如四时更替，正因有尽，方得不息。</w:t>
      </w:r>
    </w:p>
    <w:p w14:paraId="7A4C86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观念之验，风行草偃，众意所向，即成一时之实也。</w:t>
      </w:r>
    </w:p>
    <w:p w14:paraId="5721BB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1CF7F0">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世枢 · 序秩第三</w:t>
      </w:r>
    </w:p>
    <w:p w14:paraId="6373CE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人间法度，众生共署，或显于律令，或隐于德风。</w:t>
      </w:r>
    </w:p>
    <w:p w14:paraId="1E6CBA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新旧相搏，其变或润物无声，或惊涛裂岸，皆系于心而载于道。</w:t>
      </w:r>
    </w:p>
    <w:p w14:paraId="48BAE4E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观照悬殊，权柄既成。执鉴者立圭臬，余者唯仰息而从。</w:t>
      </w:r>
    </w:p>
    <w:p w14:paraId="4A1DD5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若筑高壁以绝言，或饲安逸以养愚，则执鉴者失之。</w:t>
      </w:r>
    </w:p>
    <w:p w14:paraId="4CB5F9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譬如市贾，本在互利，如权衡失公，枷锁即为自意。法网虽密，必有罅隙生光。</w:t>
      </w:r>
    </w:p>
    <w:p w14:paraId="49190F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上者垒高城以自固，下者辟幽径以求生。</w:t>
      </w:r>
    </w:p>
    <w:p w14:paraId="18E86F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乃至歧见日炽，矛盾愈深，可用愈寡，或终破阵愈烈耳。</w:t>
      </w:r>
    </w:p>
    <w:p w14:paraId="69E5C5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786D97">
      <w:pPr>
        <w:pStyle w:val="5"/>
        <w:bidi w:val="0"/>
        <w:snapToGrid/>
        <w:spacing w:before="0" w:beforeLines="0" w:beforeAutospacing="0" w:after="0" w:afterLines="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践真 · 行证第四</w:t>
      </w:r>
    </w:p>
    <w:p w14:paraId="3D9BD8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前瞻后顾，持灯探渊。当下之实，乃往昔凝聚。未来之能，待心光明昧。</w:t>
      </w:r>
    </w:p>
    <w:p w14:paraId="1D560E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执念则僵摆，破障方得生。守成非固步，实贵生不息。</w:t>
      </w:r>
    </w:p>
    <w:p w14:paraId="70CD41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变数之繁，当求至简。枢机之要，必设双途。歧路之众，宜开三门。</w:t>
      </w:r>
    </w:p>
    <w:p w14:paraId="3FC7E5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瑕垢之现，务去勿滞。非取至善，而在恒择。容错非损，实留转圜。</w:t>
      </w:r>
    </w:p>
    <w:p w14:paraId="2DF18A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故当于时序中留余白，于天地间设别径，于衡尺外存万端。</w:t>
      </w:r>
    </w:p>
    <w:p w14:paraId="7FE23D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但教根本不绝，万法皆归宗也。</w:t>
      </w:r>
    </w:p>
    <w:p w14:paraId="4BF17A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464618">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闹市灯火千古人物，最是浪费长生永固。 天阙空瞭人圆满，不如晌时三分，打上二两牛肉，黄酒一壶。静待美人迟暮。《红布》（2023-05-05）</w:t>
      </w:r>
    </w:p>
    <w:p w14:paraId="712C5923">
      <w:pPr>
        <w:pStyle w:val="4"/>
        <w:bidi w:val="0"/>
        <w:rPr>
          <w:rFonts w:hint="eastAsia" w:ascii="宋体" w:hAnsi="宋体" w:eastAsia="宋体" w:cs="宋体"/>
        </w:rPr>
      </w:pPr>
      <w:bookmarkStart w:id="68" w:name="_Toc1593906470"/>
      <w:bookmarkStart w:id="69" w:name="_Toc1529763293"/>
      <w:r>
        <w:rPr>
          <w:rFonts w:hint="eastAsia" w:ascii="宋体" w:hAnsi="宋体" w:eastAsia="宋体" w:cs="宋体"/>
        </w:rPr>
        <w:t>六、未济</w:t>
      </w:r>
      <w:bookmarkEnd w:id="68"/>
      <w:bookmarkEnd w:id="69"/>
    </w:p>
    <w:p w14:paraId="6233A2EC">
      <w:pPr>
        <w:snapToGrid/>
        <w:spacing w:beforeAutospacing="0" w:afterAutospacing="0" w:line="288" w:lineRule="auto"/>
        <w:ind w:right="0" w:rightChars="0"/>
        <w:jc w:val="both"/>
        <w:rPr>
          <w:rFonts w:hint="eastAsia" w:ascii="宋体" w:hAnsi="宋体" w:eastAsia="宋体" w:cs="宋体"/>
          <w:sz w:val="24"/>
        </w:rPr>
      </w:pPr>
      <w:r>
        <w:rPr>
          <w:rFonts w:hint="eastAsia" w:ascii="宋体" w:hAnsi="宋体" w:eastAsia="宋体" w:cs="宋体"/>
          <w:sz w:val="24"/>
        </w:rPr>
        <w:t>&gt; 牛粪一坨，花香满，少时贪智，多空世，说去不去，讲来不来，当得问，一坨牛粪故。《弥勒》（2012-09-03）</w:t>
      </w:r>
    </w:p>
    <w:p w14:paraId="0AD5733F">
      <w:pPr>
        <w:rPr>
          <w:rFonts w:hint="eastAsia" w:ascii="宋体" w:hAnsi="宋体" w:eastAsia="宋体" w:cs="宋体"/>
          <w:sz w:val="36"/>
          <w:szCs w:val="36"/>
        </w:rPr>
      </w:pPr>
      <w:r>
        <w:rPr>
          <w:rFonts w:hint="eastAsia" w:ascii="宋体" w:hAnsi="宋体" w:eastAsia="宋体" w:cs="宋体"/>
          <w:sz w:val="36"/>
          <w:szCs w:val="36"/>
        </w:rPr>
        <w:br w:type="page"/>
      </w:r>
    </w:p>
    <w:p w14:paraId="292DE118">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FAFFD"/>
    <w:multiLevelType w:val="singleLevel"/>
    <w:tmpl w:val="A9CFAFFD"/>
    <w:lvl w:ilvl="0" w:tentative="0">
      <w:start w:val="1"/>
      <w:numFmt w:val="decimal"/>
      <w:suff w:val="space"/>
      <w:lvlText w:val="%1."/>
      <w:lvlJc w:val="left"/>
    </w:lvl>
  </w:abstractNum>
  <w:abstractNum w:abstractNumId="1">
    <w:nsid w:val="AEF8CECE"/>
    <w:multiLevelType w:val="singleLevel"/>
    <w:tmpl w:val="AEF8CECE"/>
    <w:lvl w:ilvl="0" w:tentative="0">
      <w:start w:val="1"/>
      <w:numFmt w:val="decimal"/>
      <w:suff w:val="space"/>
      <w:lvlText w:val="%1."/>
      <w:lvlJc w:val="left"/>
    </w:lvl>
  </w:abstractNum>
  <w:abstractNum w:abstractNumId="2">
    <w:nsid w:val="B3BACD60"/>
    <w:multiLevelType w:val="singleLevel"/>
    <w:tmpl w:val="B3BACD60"/>
    <w:lvl w:ilvl="0" w:tentative="0">
      <w:start w:val="1"/>
      <w:numFmt w:val="decimal"/>
      <w:suff w:val="space"/>
      <w:lvlText w:val="%1."/>
      <w:lvlJc w:val="left"/>
    </w:lvl>
  </w:abstractNum>
  <w:abstractNum w:abstractNumId="3">
    <w:nsid w:val="B3FB8BBE"/>
    <w:multiLevelType w:val="singleLevel"/>
    <w:tmpl w:val="B3FB8BBE"/>
    <w:lvl w:ilvl="0" w:tentative="0">
      <w:start w:val="1"/>
      <w:numFmt w:val="bullet"/>
      <w:lvlText w:val=""/>
      <w:lvlJc w:val="left"/>
      <w:pPr>
        <w:ind w:left="420" w:hanging="420"/>
      </w:pPr>
      <w:rPr>
        <w:rFonts w:hint="default" w:ascii="Wingdings" w:hAnsi="Wingdings"/>
      </w:rPr>
    </w:lvl>
  </w:abstractNum>
  <w:abstractNum w:abstractNumId="4">
    <w:nsid w:val="BAD6FB11"/>
    <w:multiLevelType w:val="singleLevel"/>
    <w:tmpl w:val="BAD6FB11"/>
    <w:lvl w:ilvl="0" w:tentative="0">
      <w:start w:val="1"/>
      <w:numFmt w:val="decimal"/>
      <w:suff w:val="space"/>
      <w:lvlText w:val="%1."/>
      <w:lvlJc w:val="left"/>
    </w:lvl>
  </w:abstractNum>
  <w:abstractNum w:abstractNumId="5">
    <w:nsid w:val="BFD4C77A"/>
    <w:multiLevelType w:val="singleLevel"/>
    <w:tmpl w:val="BFD4C77A"/>
    <w:lvl w:ilvl="0" w:tentative="0">
      <w:start w:val="1"/>
      <w:numFmt w:val="decimal"/>
      <w:suff w:val="space"/>
      <w:lvlText w:val="%1."/>
      <w:lvlJc w:val="left"/>
    </w:lvl>
  </w:abstractNum>
  <w:abstractNum w:abstractNumId="6">
    <w:nsid w:val="BFEFE230"/>
    <w:multiLevelType w:val="singleLevel"/>
    <w:tmpl w:val="BFEFE230"/>
    <w:lvl w:ilvl="0" w:tentative="0">
      <w:start w:val="1"/>
      <w:numFmt w:val="decimal"/>
      <w:suff w:val="space"/>
      <w:lvlText w:val="%1."/>
      <w:lvlJc w:val="left"/>
    </w:lvl>
  </w:abstractNum>
  <w:abstractNum w:abstractNumId="7">
    <w:nsid w:val="C67F3E80"/>
    <w:multiLevelType w:val="singleLevel"/>
    <w:tmpl w:val="C67F3E80"/>
    <w:lvl w:ilvl="0" w:tentative="0">
      <w:start w:val="1"/>
      <w:numFmt w:val="decimal"/>
      <w:suff w:val="space"/>
      <w:lvlText w:val="%1."/>
      <w:lvlJc w:val="left"/>
    </w:lvl>
  </w:abstractNum>
  <w:abstractNum w:abstractNumId="8">
    <w:nsid w:val="CFBE788F"/>
    <w:multiLevelType w:val="singleLevel"/>
    <w:tmpl w:val="CFBE788F"/>
    <w:lvl w:ilvl="0" w:tentative="0">
      <w:start w:val="1"/>
      <w:numFmt w:val="bullet"/>
      <w:lvlText w:val=""/>
      <w:lvlJc w:val="left"/>
      <w:pPr>
        <w:ind w:left="420" w:hanging="420"/>
      </w:pPr>
      <w:rPr>
        <w:rFonts w:hint="default" w:ascii="Wingdings" w:hAnsi="Wingdings"/>
      </w:rPr>
    </w:lvl>
  </w:abstractNum>
  <w:abstractNum w:abstractNumId="9">
    <w:nsid w:val="D25BF70C"/>
    <w:multiLevelType w:val="singleLevel"/>
    <w:tmpl w:val="D25BF70C"/>
    <w:lvl w:ilvl="0" w:tentative="0">
      <w:start w:val="1"/>
      <w:numFmt w:val="decimal"/>
      <w:suff w:val="space"/>
      <w:lvlText w:val="%1."/>
      <w:lvlJc w:val="left"/>
    </w:lvl>
  </w:abstractNum>
  <w:abstractNum w:abstractNumId="10">
    <w:nsid w:val="DCFF4E96"/>
    <w:multiLevelType w:val="singleLevel"/>
    <w:tmpl w:val="DCFF4E96"/>
    <w:lvl w:ilvl="0" w:tentative="0">
      <w:start w:val="1"/>
      <w:numFmt w:val="decimal"/>
      <w:suff w:val="space"/>
      <w:lvlText w:val="%1."/>
      <w:lvlJc w:val="left"/>
    </w:lvl>
  </w:abstractNum>
  <w:abstractNum w:abstractNumId="11">
    <w:nsid w:val="DEB43E0E"/>
    <w:multiLevelType w:val="singleLevel"/>
    <w:tmpl w:val="DEB43E0E"/>
    <w:lvl w:ilvl="0" w:tentative="0">
      <w:start w:val="1"/>
      <w:numFmt w:val="decimal"/>
      <w:suff w:val="space"/>
      <w:lvlText w:val="%1."/>
      <w:lvlJc w:val="left"/>
    </w:lvl>
  </w:abstractNum>
  <w:abstractNum w:abstractNumId="12">
    <w:nsid w:val="DEBF516E"/>
    <w:multiLevelType w:val="singleLevel"/>
    <w:tmpl w:val="DEBF516E"/>
    <w:lvl w:ilvl="0" w:tentative="0">
      <w:start w:val="1"/>
      <w:numFmt w:val="decimal"/>
      <w:suff w:val="space"/>
      <w:lvlText w:val="%1."/>
      <w:lvlJc w:val="left"/>
    </w:lvl>
  </w:abstractNum>
  <w:abstractNum w:abstractNumId="13">
    <w:nsid w:val="E2FF138D"/>
    <w:multiLevelType w:val="singleLevel"/>
    <w:tmpl w:val="E2FF138D"/>
    <w:lvl w:ilvl="0" w:tentative="0">
      <w:start w:val="1"/>
      <w:numFmt w:val="decimal"/>
      <w:suff w:val="space"/>
      <w:lvlText w:val="%1."/>
      <w:lvlJc w:val="left"/>
    </w:lvl>
  </w:abstractNum>
  <w:abstractNum w:abstractNumId="14">
    <w:nsid w:val="EBD62829"/>
    <w:multiLevelType w:val="singleLevel"/>
    <w:tmpl w:val="EBD62829"/>
    <w:lvl w:ilvl="0" w:tentative="0">
      <w:start w:val="1"/>
      <w:numFmt w:val="decimal"/>
      <w:suff w:val="space"/>
      <w:lvlText w:val="%1."/>
      <w:lvlJc w:val="left"/>
    </w:lvl>
  </w:abstractNum>
  <w:abstractNum w:abstractNumId="15">
    <w:nsid w:val="EDEF45CD"/>
    <w:multiLevelType w:val="singleLevel"/>
    <w:tmpl w:val="EDEF45CD"/>
    <w:lvl w:ilvl="0" w:tentative="0">
      <w:start w:val="1"/>
      <w:numFmt w:val="decimal"/>
      <w:suff w:val="space"/>
      <w:lvlText w:val="%1."/>
      <w:lvlJc w:val="left"/>
    </w:lvl>
  </w:abstractNum>
  <w:abstractNum w:abstractNumId="16">
    <w:nsid w:val="F1919B3C"/>
    <w:multiLevelType w:val="singleLevel"/>
    <w:tmpl w:val="F1919B3C"/>
    <w:lvl w:ilvl="0" w:tentative="0">
      <w:start w:val="1"/>
      <w:numFmt w:val="decimal"/>
      <w:suff w:val="space"/>
      <w:lvlText w:val="%1."/>
      <w:lvlJc w:val="left"/>
    </w:lvl>
  </w:abstractNum>
  <w:abstractNum w:abstractNumId="17">
    <w:nsid w:val="F1CE0F25"/>
    <w:multiLevelType w:val="singleLevel"/>
    <w:tmpl w:val="F1CE0F25"/>
    <w:lvl w:ilvl="0" w:tentative="0">
      <w:start w:val="1"/>
      <w:numFmt w:val="decimal"/>
      <w:suff w:val="space"/>
      <w:lvlText w:val="%1."/>
      <w:lvlJc w:val="left"/>
    </w:lvl>
  </w:abstractNum>
  <w:abstractNum w:abstractNumId="18">
    <w:nsid w:val="F3BE11D8"/>
    <w:multiLevelType w:val="singleLevel"/>
    <w:tmpl w:val="F3BE11D8"/>
    <w:lvl w:ilvl="0" w:tentative="0">
      <w:start w:val="1"/>
      <w:numFmt w:val="decimal"/>
      <w:suff w:val="space"/>
      <w:lvlText w:val="%1."/>
      <w:lvlJc w:val="left"/>
    </w:lvl>
  </w:abstractNum>
  <w:abstractNum w:abstractNumId="19">
    <w:nsid w:val="F6EF67E6"/>
    <w:multiLevelType w:val="singleLevel"/>
    <w:tmpl w:val="F6EF67E6"/>
    <w:lvl w:ilvl="0" w:tentative="0">
      <w:start w:val="1"/>
      <w:numFmt w:val="decimal"/>
      <w:suff w:val="space"/>
      <w:lvlText w:val="%1."/>
      <w:lvlJc w:val="left"/>
    </w:lvl>
  </w:abstractNum>
  <w:abstractNum w:abstractNumId="20">
    <w:nsid w:val="FA3B7D09"/>
    <w:multiLevelType w:val="singleLevel"/>
    <w:tmpl w:val="FA3B7D09"/>
    <w:lvl w:ilvl="0" w:tentative="0">
      <w:start w:val="1"/>
      <w:numFmt w:val="decimal"/>
      <w:lvlText w:val="%1."/>
      <w:lvlJc w:val="left"/>
      <w:pPr>
        <w:ind w:left="425" w:hanging="425"/>
      </w:pPr>
      <w:rPr>
        <w:rFonts w:hint="default"/>
      </w:rPr>
    </w:lvl>
  </w:abstractNum>
  <w:abstractNum w:abstractNumId="21">
    <w:nsid w:val="FB7EC869"/>
    <w:multiLevelType w:val="singleLevel"/>
    <w:tmpl w:val="FB7EC869"/>
    <w:lvl w:ilvl="0" w:tentative="0">
      <w:start w:val="1"/>
      <w:numFmt w:val="bullet"/>
      <w:lvlText w:val=""/>
      <w:lvlJc w:val="left"/>
      <w:pPr>
        <w:ind w:left="420" w:hanging="420"/>
      </w:pPr>
      <w:rPr>
        <w:rFonts w:hint="default" w:ascii="Wingdings" w:hAnsi="Wingdings"/>
      </w:rPr>
    </w:lvl>
  </w:abstractNum>
  <w:abstractNum w:abstractNumId="22">
    <w:nsid w:val="FDF7B648"/>
    <w:multiLevelType w:val="singleLevel"/>
    <w:tmpl w:val="FDF7B648"/>
    <w:lvl w:ilvl="0" w:tentative="0">
      <w:start w:val="1"/>
      <w:numFmt w:val="decimal"/>
      <w:suff w:val="space"/>
      <w:lvlText w:val="%1."/>
      <w:lvlJc w:val="left"/>
    </w:lvl>
  </w:abstractNum>
  <w:abstractNum w:abstractNumId="23">
    <w:nsid w:val="FDFD1FBA"/>
    <w:multiLevelType w:val="singleLevel"/>
    <w:tmpl w:val="FDFD1FBA"/>
    <w:lvl w:ilvl="0" w:tentative="0">
      <w:start w:val="1"/>
      <w:numFmt w:val="decimal"/>
      <w:suff w:val="space"/>
      <w:lvlText w:val="%1."/>
      <w:lvlJc w:val="left"/>
    </w:lvl>
  </w:abstractNum>
  <w:abstractNum w:abstractNumId="24">
    <w:nsid w:val="FEFA4C86"/>
    <w:multiLevelType w:val="singleLevel"/>
    <w:tmpl w:val="FEFA4C86"/>
    <w:lvl w:ilvl="0" w:tentative="0">
      <w:start w:val="1"/>
      <w:numFmt w:val="decimal"/>
      <w:suff w:val="space"/>
      <w:lvlText w:val="%1."/>
      <w:lvlJc w:val="left"/>
    </w:lvl>
  </w:abstractNum>
  <w:abstractNum w:abstractNumId="25">
    <w:nsid w:val="FF37DDDE"/>
    <w:multiLevelType w:val="singleLevel"/>
    <w:tmpl w:val="FF37DDDE"/>
    <w:lvl w:ilvl="0" w:tentative="0">
      <w:start w:val="1"/>
      <w:numFmt w:val="decimal"/>
      <w:suff w:val="space"/>
      <w:lvlText w:val="%1."/>
      <w:lvlJc w:val="left"/>
    </w:lvl>
  </w:abstractNum>
  <w:abstractNum w:abstractNumId="26">
    <w:nsid w:val="FFBF200C"/>
    <w:multiLevelType w:val="singleLevel"/>
    <w:tmpl w:val="FFBF200C"/>
    <w:lvl w:ilvl="0" w:tentative="0">
      <w:start w:val="1"/>
      <w:numFmt w:val="decimal"/>
      <w:lvlText w:val="%1."/>
      <w:lvlJc w:val="left"/>
      <w:pPr>
        <w:ind w:left="425" w:hanging="425"/>
      </w:pPr>
      <w:rPr>
        <w:rFonts w:hint="default"/>
      </w:rPr>
    </w:lvl>
  </w:abstractNum>
  <w:abstractNum w:abstractNumId="27">
    <w:nsid w:val="FFFC9FED"/>
    <w:multiLevelType w:val="singleLevel"/>
    <w:tmpl w:val="FFFC9FED"/>
    <w:lvl w:ilvl="0" w:tentative="0">
      <w:start w:val="1"/>
      <w:numFmt w:val="decimal"/>
      <w:suff w:val="space"/>
      <w:lvlText w:val="%1."/>
      <w:lvlJc w:val="left"/>
    </w:lvl>
  </w:abstractNum>
  <w:abstractNum w:abstractNumId="28">
    <w:nsid w:val="FFFE7185"/>
    <w:multiLevelType w:val="singleLevel"/>
    <w:tmpl w:val="FFFE7185"/>
    <w:lvl w:ilvl="0" w:tentative="0">
      <w:start w:val="1"/>
      <w:numFmt w:val="decimal"/>
      <w:suff w:val="space"/>
      <w:lvlText w:val="%1."/>
      <w:lvlJc w:val="left"/>
    </w:lvl>
  </w:abstractNum>
  <w:abstractNum w:abstractNumId="29">
    <w:nsid w:val="3BFDC883"/>
    <w:multiLevelType w:val="singleLevel"/>
    <w:tmpl w:val="3BFDC883"/>
    <w:lvl w:ilvl="0" w:tentative="0">
      <w:start w:val="1"/>
      <w:numFmt w:val="decimal"/>
      <w:suff w:val="space"/>
      <w:lvlText w:val="%1."/>
      <w:lvlJc w:val="left"/>
    </w:lvl>
  </w:abstractNum>
  <w:abstractNum w:abstractNumId="30">
    <w:nsid w:val="3CFDA1AA"/>
    <w:multiLevelType w:val="singleLevel"/>
    <w:tmpl w:val="3CFDA1AA"/>
    <w:lvl w:ilvl="0" w:tentative="0">
      <w:start w:val="1"/>
      <w:numFmt w:val="decimal"/>
      <w:suff w:val="space"/>
      <w:lvlText w:val="%1."/>
      <w:lvlJc w:val="left"/>
    </w:lvl>
  </w:abstractNum>
  <w:abstractNum w:abstractNumId="31">
    <w:nsid w:val="3E3A2CF3"/>
    <w:multiLevelType w:val="singleLevel"/>
    <w:tmpl w:val="3E3A2CF3"/>
    <w:lvl w:ilvl="0" w:tentative="0">
      <w:start w:val="1"/>
      <w:numFmt w:val="decimal"/>
      <w:suff w:val="space"/>
      <w:lvlText w:val="%1."/>
      <w:lvlJc w:val="left"/>
    </w:lvl>
  </w:abstractNum>
  <w:abstractNum w:abstractNumId="32">
    <w:nsid w:val="3EB6D835"/>
    <w:multiLevelType w:val="singleLevel"/>
    <w:tmpl w:val="3EB6D835"/>
    <w:lvl w:ilvl="0" w:tentative="0">
      <w:start w:val="1"/>
      <w:numFmt w:val="decimal"/>
      <w:lvlText w:val="%1."/>
      <w:lvlJc w:val="left"/>
      <w:pPr>
        <w:ind w:left="425" w:hanging="425"/>
      </w:pPr>
      <w:rPr>
        <w:rFonts w:hint="default"/>
      </w:rPr>
    </w:lvl>
  </w:abstractNum>
  <w:abstractNum w:abstractNumId="33">
    <w:nsid w:val="5BFE2A6A"/>
    <w:multiLevelType w:val="singleLevel"/>
    <w:tmpl w:val="5BFE2A6A"/>
    <w:lvl w:ilvl="0" w:tentative="0">
      <w:start w:val="1"/>
      <w:numFmt w:val="decimal"/>
      <w:suff w:val="space"/>
      <w:lvlText w:val="%1."/>
      <w:lvlJc w:val="left"/>
    </w:lvl>
  </w:abstractNum>
  <w:abstractNum w:abstractNumId="34">
    <w:nsid w:val="5F5B8748"/>
    <w:multiLevelType w:val="singleLevel"/>
    <w:tmpl w:val="5F5B8748"/>
    <w:lvl w:ilvl="0" w:tentative="0">
      <w:start w:val="1"/>
      <w:numFmt w:val="decimal"/>
      <w:suff w:val="space"/>
      <w:lvlText w:val="%1."/>
      <w:lvlJc w:val="left"/>
    </w:lvl>
  </w:abstractNum>
  <w:abstractNum w:abstractNumId="35">
    <w:nsid w:val="6FF65E2C"/>
    <w:multiLevelType w:val="singleLevel"/>
    <w:tmpl w:val="6FF65E2C"/>
    <w:lvl w:ilvl="0" w:tentative="0">
      <w:start w:val="1"/>
      <w:numFmt w:val="decimal"/>
      <w:lvlText w:val="%1."/>
      <w:lvlJc w:val="left"/>
      <w:pPr>
        <w:ind w:left="425" w:hanging="425"/>
      </w:pPr>
      <w:rPr>
        <w:rFonts w:hint="default"/>
      </w:rPr>
    </w:lvl>
  </w:abstractNum>
  <w:abstractNum w:abstractNumId="36">
    <w:nsid w:val="73FF0D77"/>
    <w:multiLevelType w:val="singleLevel"/>
    <w:tmpl w:val="73FF0D77"/>
    <w:lvl w:ilvl="0" w:tentative="0">
      <w:start w:val="1"/>
      <w:numFmt w:val="decimal"/>
      <w:suff w:val="space"/>
      <w:lvlText w:val="%1."/>
      <w:lvlJc w:val="left"/>
    </w:lvl>
  </w:abstractNum>
  <w:abstractNum w:abstractNumId="37">
    <w:nsid w:val="75FC7E02"/>
    <w:multiLevelType w:val="singleLevel"/>
    <w:tmpl w:val="75FC7E02"/>
    <w:lvl w:ilvl="0" w:tentative="0">
      <w:start w:val="1"/>
      <w:numFmt w:val="decimal"/>
      <w:suff w:val="space"/>
      <w:lvlText w:val="%1."/>
      <w:lvlJc w:val="left"/>
    </w:lvl>
  </w:abstractNum>
  <w:abstractNum w:abstractNumId="38">
    <w:nsid w:val="7739FFA4"/>
    <w:multiLevelType w:val="singleLevel"/>
    <w:tmpl w:val="7739FFA4"/>
    <w:lvl w:ilvl="0" w:tentative="0">
      <w:start w:val="1"/>
      <w:numFmt w:val="decimal"/>
      <w:suff w:val="space"/>
      <w:lvlText w:val="%1."/>
      <w:lvlJc w:val="left"/>
    </w:lvl>
  </w:abstractNum>
  <w:abstractNum w:abstractNumId="39">
    <w:nsid w:val="77FE0214"/>
    <w:multiLevelType w:val="singleLevel"/>
    <w:tmpl w:val="77FE0214"/>
    <w:lvl w:ilvl="0" w:tentative="0">
      <w:start w:val="1"/>
      <w:numFmt w:val="decimal"/>
      <w:suff w:val="space"/>
      <w:lvlText w:val="%1."/>
      <w:lvlJc w:val="left"/>
    </w:lvl>
  </w:abstractNum>
  <w:abstractNum w:abstractNumId="40">
    <w:nsid w:val="7B5F6E56"/>
    <w:multiLevelType w:val="singleLevel"/>
    <w:tmpl w:val="7B5F6E56"/>
    <w:lvl w:ilvl="0" w:tentative="0">
      <w:start w:val="1"/>
      <w:numFmt w:val="bullet"/>
      <w:lvlText w:val=""/>
      <w:lvlJc w:val="left"/>
      <w:pPr>
        <w:ind w:left="420" w:hanging="420"/>
      </w:pPr>
      <w:rPr>
        <w:rFonts w:hint="default" w:ascii="Wingdings" w:hAnsi="Wingdings"/>
      </w:rPr>
    </w:lvl>
  </w:abstractNum>
  <w:abstractNum w:abstractNumId="41">
    <w:nsid w:val="7DE70C86"/>
    <w:multiLevelType w:val="singleLevel"/>
    <w:tmpl w:val="7DE70C86"/>
    <w:lvl w:ilvl="0" w:tentative="0">
      <w:start w:val="1"/>
      <w:numFmt w:val="decimal"/>
      <w:lvlText w:val="%1."/>
      <w:lvlJc w:val="left"/>
      <w:pPr>
        <w:ind w:left="425" w:hanging="425"/>
      </w:pPr>
      <w:rPr>
        <w:rFonts w:hint="default"/>
      </w:rPr>
    </w:lvl>
  </w:abstractNum>
  <w:abstractNum w:abstractNumId="42">
    <w:nsid w:val="7F72161B"/>
    <w:multiLevelType w:val="singleLevel"/>
    <w:tmpl w:val="7F72161B"/>
    <w:lvl w:ilvl="0" w:tentative="0">
      <w:start w:val="1"/>
      <w:numFmt w:val="decimal"/>
      <w:suff w:val="space"/>
      <w:lvlText w:val="%1."/>
      <w:lvlJc w:val="left"/>
    </w:lvl>
  </w:abstractNum>
  <w:abstractNum w:abstractNumId="43">
    <w:nsid w:val="7FFA7939"/>
    <w:multiLevelType w:val="singleLevel"/>
    <w:tmpl w:val="7FFA7939"/>
    <w:lvl w:ilvl="0" w:tentative="0">
      <w:start w:val="1"/>
      <w:numFmt w:val="decimal"/>
      <w:suff w:val="space"/>
      <w:lvlText w:val="%1."/>
      <w:lvlJc w:val="left"/>
    </w:lvl>
  </w:abstractNum>
  <w:num w:numId="1">
    <w:abstractNumId w:val="26"/>
  </w:num>
  <w:num w:numId="2">
    <w:abstractNumId w:val="32"/>
  </w:num>
  <w:num w:numId="3">
    <w:abstractNumId w:val="20"/>
  </w:num>
  <w:num w:numId="4">
    <w:abstractNumId w:val="41"/>
  </w:num>
  <w:num w:numId="5">
    <w:abstractNumId w:val="40"/>
  </w:num>
  <w:num w:numId="6">
    <w:abstractNumId w:val="35"/>
  </w:num>
  <w:num w:numId="7">
    <w:abstractNumId w:val="43"/>
  </w:num>
  <w:num w:numId="8">
    <w:abstractNumId w:val="24"/>
  </w:num>
  <w:num w:numId="9">
    <w:abstractNumId w:val="0"/>
  </w:num>
  <w:num w:numId="10">
    <w:abstractNumId w:val="14"/>
  </w:num>
  <w:num w:numId="11">
    <w:abstractNumId w:val="3"/>
  </w:num>
  <w:num w:numId="12">
    <w:abstractNumId w:val="5"/>
  </w:num>
  <w:num w:numId="13">
    <w:abstractNumId w:val="29"/>
  </w:num>
  <w:num w:numId="14">
    <w:abstractNumId w:val="17"/>
  </w:num>
  <w:num w:numId="15">
    <w:abstractNumId w:val="31"/>
  </w:num>
  <w:num w:numId="16">
    <w:abstractNumId w:val="25"/>
  </w:num>
  <w:num w:numId="17">
    <w:abstractNumId w:val="9"/>
  </w:num>
  <w:num w:numId="18">
    <w:abstractNumId w:val="6"/>
  </w:num>
  <w:num w:numId="19">
    <w:abstractNumId w:val="21"/>
  </w:num>
  <w:num w:numId="20">
    <w:abstractNumId w:val="15"/>
  </w:num>
  <w:num w:numId="21">
    <w:abstractNumId w:val="34"/>
  </w:num>
  <w:num w:numId="22">
    <w:abstractNumId w:val="8"/>
  </w:num>
  <w:num w:numId="23">
    <w:abstractNumId w:val="11"/>
  </w:num>
  <w:num w:numId="24">
    <w:abstractNumId w:val="42"/>
  </w:num>
  <w:num w:numId="25">
    <w:abstractNumId w:val="37"/>
  </w:num>
  <w:num w:numId="26">
    <w:abstractNumId w:val="23"/>
  </w:num>
  <w:num w:numId="27">
    <w:abstractNumId w:val="18"/>
  </w:num>
  <w:num w:numId="28">
    <w:abstractNumId w:val="1"/>
  </w:num>
  <w:num w:numId="29">
    <w:abstractNumId w:val="22"/>
  </w:num>
  <w:num w:numId="30">
    <w:abstractNumId w:val="30"/>
  </w:num>
  <w:num w:numId="31">
    <w:abstractNumId w:val="10"/>
  </w:num>
  <w:num w:numId="32">
    <w:abstractNumId w:val="36"/>
  </w:num>
  <w:num w:numId="33">
    <w:abstractNumId w:val="16"/>
  </w:num>
  <w:num w:numId="34">
    <w:abstractNumId w:val="27"/>
  </w:num>
  <w:num w:numId="35">
    <w:abstractNumId w:val="19"/>
  </w:num>
  <w:num w:numId="36">
    <w:abstractNumId w:val="7"/>
  </w:num>
  <w:num w:numId="37">
    <w:abstractNumId w:val="12"/>
  </w:num>
  <w:num w:numId="38">
    <w:abstractNumId w:val="38"/>
  </w:num>
  <w:num w:numId="39">
    <w:abstractNumId w:val="33"/>
  </w:num>
  <w:num w:numId="40">
    <w:abstractNumId w:val="28"/>
  </w:num>
  <w:num w:numId="41">
    <w:abstractNumId w:val="13"/>
  </w:num>
  <w:num w:numId="42">
    <w:abstractNumId w:val="2"/>
  </w:num>
  <w:num w:numId="43">
    <w:abstractNumId w:val="4"/>
  </w:num>
  <w:num w:numId="44">
    <w:abstractNumId w:val="3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冯七">
    <w15:presenceInfo w15:providerId="WPS Office" w15:userId="43290458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97EEA86"/>
    <w:rsid w:val="0A99739C"/>
    <w:rsid w:val="0BEF72D5"/>
    <w:rsid w:val="0EDF4382"/>
    <w:rsid w:val="0F7FE3BB"/>
    <w:rsid w:val="1761AF13"/>
    <w:rsid w:val="1797B804"/>
    <w:rsid w:val="17DD422B"/>
    <w:rsid w:val="1D2E919A"/>
    <w:rsid w:val="1D35D7A3"/>
    <w:rsid w:val="1D72FE30"/>
    <w:rsid w:val="1DFF1A37"/>
    <w:rsid w:val="1EFD59EA"/>
    <w:rsid w:val="1F5BD197"/>
    <w:rsid w:val="1F659DAA"/>
    <w:rsid w:val="1F6FC0F1"/>
    <w:rsid w:val="1F7ED818"/>
    <w:rsid w:val="1FDBD7CE"/>
    <w:rsid w:val="1FF50D83"/>
    <w:rsid w:val="258DEE1E"/>
    <w:rsid w:val="26F74CA2"/>
    <w:rsid w:val="2726DF0E"/>
    <w:rsid w:val="2DD4A2EF"/>
    <w:rsid w:val="2F7EF083"/>
    <w:rsid w:val="2FF4864D"/>
    <w:rsid w:val="2FF9DD07"/>
    <w:rsid w:val="2FFBD005"/>
    <w:rsid w:val="303B1983"/>
    <w:rsid w:val="326F3E4D"/>
    <w:rsid w:val="32795A2C"/>
    <w:rsid w:val="33B9EBE1"/>
    <w:rsid w:val="33FC5D24"/>
    <w:rsid w:val="33FF2B69"/>
    <w:rsid w:val="375F53EA"/>
    <w:rsid w:val="379F3FEE"/>
    <w:rsid w:val="379F7300"/>
    <w:rsid w:val="37FB88E8"/>
    <w:rsid w:val="37FC9EF6"/>
    <w:rsid w:val="38719B3E"/>
    <w:rsid w:val="39F51511"/>
    <w:rsid w:val="3AFB9D1E"/>
    <w:rsid w:val="3B6F26B0"/>
    <w:rsid w:val="3BF6C26B"/>
    <w:rsid w:val="3C6A268A"/>
    <w:rsid w:val="3CB7903F"/>
    <w:rsid w:val="3D9F7069"/>
    <w:rsid w:val="3DBF7706"/>
    <w:rsid w:val="3DBFCFF6"/>
    <w:rsid w:val="3DCDAC4A"/>
    <w:rsid w:val="3EBC4E79"/>
    <w:rsid w:val="3ED3DF58"/>
    <w:rsid w:val="3EDD66F7"/>
    <w:rsid w:val="3EF5A530"/>
    <w:rsid w:val="3EF662D7"/>
    <w:rsid w:val="3EFA50BF"/>
    <w:rsid w:val="3EFA6F54"/>
    <w:rsid w:val="3F256AEE"/>
    <w:rsid w:val="3F3EADC8"/>
    <w:rsid w:val="3F75951B"/>
    <w:rsid w:val="3FA1E32F"/>
    <w:rsid w:val="3FBEECE7"/>
    <w:rsid w:val="3FBF58D9"/>
    <w:rsid w:val="3FDF4275"/>
    <w:rsid w:val="3FDFAB5C"/>
    <w:rsid w:val="3FF7C6B7"/>
    <w:rsid w:val="3FFE6E86"/>
    <w:rsid w:val="3FFF530F"/>
    <w:rsid w:val="3FFFB27D"/>
    <w:rsid w:val="3FFFD90D"/>
    <w:rsid w:val="4757379C"/>
    <w:rsid w:val="47F79C25"/>
    <w:rsid w:val="47FD66F7"/>
    <w:rsid w:val="49D309A0"/>
    <w:rsid w:val="4B670439"/>
    <w:rsid w:val="4BDB5B90"/>
    <w:rsid w:val="4BEDAD75"/>
    <w:rsid w:val="4BFF91C9"/>
    <w:rsid w:val="4BFFB85A"/>
    <w:rsid w:val="4CEF6A51"/>
    <w:rsid w:val="4DE3E296"/>
    <w:rsid w:val="4FBF77E8"/>
    <w:rsid w:val="4FD97911"/>
    <w:rsid w:val="4FDF6E8D"/>
    <w:rsid w:val="4FEF0F50"/>
    <w:rsid w:val="51E9EDB6"/>
    <w:rsid w:val="51F76AD7"/>
    <w:rsid w:val="52F1B259"/>
    <w:rsid w:val="5537D23F"/>
    <w:rsid w:val="55FB6068"/>
    <w:rsid w:val="5676101A"/>
    <w:rsid w:val="577DBE23"/>
    <w:rsid w:val="57BF0B23"/>
    <w:rsid w:val="57DC22C3"/>
    <w:rsid w:val="59A388E3"/>
    <w:rsid w:val="5A53A0E0"/>
    <w:rsid w:val="5ABACB51"/>
    <w:rsid w:val="5AEF3369"/>
    <w:rsid w:val="5BBD9A9F"/>
    <w:rsid w:val="5BFB088B"/>
    <w:rsid w:val="5CFC1123"/>
    <w:rsid w:val="5DA9C943"/>
    <w:rsid w:val="5DE421FF"/>
    <w:rsid w:val="5DF8BCC5"/>
    <w:rsid w:val="5E4F5A20"/>
    <w:rsid w:val="5E5F93C0"/>
    <w:rsid w:val="5E8E87B4"/>
    <w:rsid w:val="5EB7FF90"/>
    <w:rsid w:val="5EE57DA3"/>
    <w:rsid w:val="5EFF1302"/>
    <w:rsid w:val="5F1DA654"/>
    <w:rsid w:val="5F7D62FD"/>
    <w:rsid w:val="5F7F5715"/>
    <w:rsid w:val="5FB346AE"/>
    <w:rsid w:val="5FB796A9"/>
    <w:rsid w:val="5FBB393B"/>
    <w:rsid w:val="5FCD123C"/>
    <w:rsid w:val="5FE7BA8B"/>
    <w:rsid w:val="5FED2FEF"/>
    <w:rsid w:val="5FF38B29"/>
    <w:rsid w:val="5FF3CB54"/>
    <w:rsid w:val="5FF7DE30"/>
    <w:rsid w:val="5FFF9DAF"/>
    <w:rsid w:val="5FFFCEB7"/>
    <w:rsid w:val="5FFFF02D"/>
    <w:rsid w:val="64F5C278"/>
    <w:rsid w:val="65DF2FEF"/>
    <w:rsid w:val="6763D790"/>
    <w:rsid w:val="678E4484"/>
    <w:rsid w:val="67C61CCB"/>
    <w:rsid w:val="67ED994C"/>
    <w:rsid w:val="67FFB3B5"/>
    <w:rsid w:val="687FCE36"/>
    <w:rsid w:val="6A7D7F46"/>
    <w:rsid w:val="6CAD11BC"/>
    <w:rsid w:val="6D4DE020"/>
    <w:rsid w:val="6DA30CB9"/>
    <w:rsid w:val="6DDE20F6"/>
    <w:rsid w:val="6DEADF78"/>
    <w:rsid w:val="6E7E5B4A"/>
    <w:rsid w:val="6EDB079D"/>
    <w:rsid w:val="6EEF4044"/>
    <w:rsid w:val="6EFEDED1"/>
    <w:rsid w:val="6FAFA807"/>
    <w:rsid w:val="6FB9E6EB"/>
    <w:rsid w:val="6FBABE2B"/>
    <w:rsid w:val="6FBFCBC9"/>
    <w:rsid w:val="6FDFA16D"/>
    <w:rsid w:val="6FEA6781"/>
    <w:rsid w:val="6FFE8B62"/>
    <w:rsid w:val="6FFF17A9"/>
    <w:rsid w:val="6FFF4BFB"/>
    <w:rsid w:val="6FFF83F9"/>
    <w:rsid w:val="6FFF90F6"/>
    <w:rsid w:val="71F7A81C"/>
    <w:rsid w:val="72DFD494"/>
    <w:rsid w:val="72F66205"/>
    <w:rsid w:val="72FEDB37"/>
    <w:rsid w:val="72FF496C"/>
    <w:rsid w:val="733F4201"/>
    <w:rsid w:val="7377B270"/>
    <w:rsid w:val="738E5A76"/>
    <w:rsid w:val="738F9B72"/>
    <w:rsid w:val="747F042C"/>
    <w:rsid w:val="75676872"/>
    <w:rsid w:val="757B8BDF"/>
    <w:rsid w:val="75FDA1D6"/>
    <w:rsid w:val="769E7E1C"/>
    <w:rsid w:val="76BDDF02"/>
    <w:rsid w:val="76E9BA07"/>
    <w:rsid w:val="76EF10BB"/>
    <w:rsid w:val="76FB7920"/>
    <w:rsid w:val="76FF7A51"/>
    <w:rsid w:val="775F1626"/>
    <w:rsid w:val="777A842A"/>
    <w:rsid w:val="7794DEC5"/>
    <w:rsid w:val="77A789C6"/>
    <w:rsid w:val="77BB98B3"/>
    <w:rsid w:val="77DD0AAD"/>
    <w:rsid w:val="77DDC92B"/>
    <w:rsid w:val="77DF2D4A"/>
    <w:rsid w:val="77DFF17C"/>
    <w:rsid w:val="77E70F10"/>
    <w:rsid w:val="77E9AC3F"/>
    <w:rsid w:val="77EDE18B"/>
    <w:rsid w:val="77FBA3C3"/>
    <w:rsid w:val="78CDDD14"/>
    <w:rsid w:val="79586B99"/>
    <w:rsid w:val="79CFB8A7"/>
    <w:rsid w:val="79DB4136"/>
    <w:rsid w:val="79F9E3E3"/>
    <w:rsid w:val="79FF71A9"/>
    <w:rsid w:val="7A1E79FF"/>
    <w:rsid w:val="7A73D471"/>
    <w:rsid w:val="7A7F8480"/>
    <w:rsid w:val="7ADFD246"/>
    <w:rsid w:val="7AEDE86D"/>
    <w:rsid w:val="7AEEC9A5"/>
    <w:rsid w:val="7AF4EC43"/>
    <w:rsid w:val="7B6EC48D"/>
    <w:rsid w:val="7B777FFE"/>
    <w:rsid w:val="7B77AF32"/>
    <w:rsid w:val="7B7FEEE9"/>
    <w:rsid w:val="7BA6EBCF"/>
    <w:rsid w:val="7BAF08EA"/>
    <w:rsid w:val="7BB832FC"/>
    <w:rsid w:val="7BBE5EA2"/>
    <w:rsid w:val="7BDFEDFB"/>
    <w:rsid w:val="7BEE8B96"/>
    <w:rsid w:val="7BFD3F69"/>
    <w:rsid w:val="7BFE019F"/>
    <w:rsid w:val="7BFE6670"/>
    <w:rsid w:val="7BFF004F"/>
    <w:rsid w:val="7BFF41AE"/>
    <w:rsid w:val="7BFF728B"/>
    <w:rsid w:val="7CDF303F"/>
    <w:rsid w:val="7CE969CE"/>
    <w:rsid w:val="7CFFF8D3"/>
    <w:rsid w:val="7D2E62A1"/>
    <w:rsid w:val="7D4DC81F"/>
    <w:rsid w:val="7D73AF5D"/>
    <w:rsid w:val="7D760A1A"/>
    <w:rsid w:val="7D7CBABF"/>
    <w:rsid w:val="7D7F3EDD"/>
    <w:rsid w:val="7DB9F585"/>
    <w:rsid w:val="7DBF7D80"/>
    <w:rsid w:val="7DCF915D"/>
    <w:rsid w:val="7DD7332E"/>
    <w:rsid w:val="7DDF22FE"/>
    <w:rsid w:val="7DDF4FC1"/>
    <w:rsid w:val="7DE3DA78"/>
    <w:rsid w:val="7DF980CA"/>
    <w:rsid w:val="7DFB0AEF"/>
    <w:rsid w:val="7DFB7F27"/>
    <w:rsid w:val="7DFE8F5C"/>
    <w:rsid w:val="7E453F9F"/>
    <w:rsid w:val="7E6D8404"/>
    <w:rsid w:val="7EB4D553"/>
    <w:rsid w:val="7EB76EA2"/>
    <w:rsid w:val="7EDF9587"/>
    <w:rsid w:val="7EEED33D"/>
    <w:rsid w:val="7EEFC292"/>
    <w:rsid w:val="7EFD8F12"/>
    <w:rsid w:val="7F36FECC"/>
    <w:rsid w:val="7F3B2129"/>
    <w:rsid w:val="7F510E00"/>
    <w:rsid w:val="7F59FC3E"/>
    <w:rsid w:val="7F71B18F"/>
    <w:rsid w:val="7F7589D6"/>
    <w:rsid w:val="7F7AD170"/>
    <w:rsid w:val="7F7B5B56"/>
    <w:rsid w:val="7F7F65B7"/>
    <w:rsid w:val="7F7F839F"/>
    <w:rsid w:val="7F7F955D"/>
    <w:rsid w:val="7F9FF0BA"/>
    <w:rsid w:val="7FBD985A"/>
    <w:rsid w:val="7FBFE45F"/>
    <w:rsid w:val="7FC5098E"/>
    <w:rsid w:val="7FD3A757"/>
    <w:rsid w:val="7FD7B9B5"/>
    <w:rsid w:val="7FD97833"/>
    <w:rsid w:val="7FDBA0BD"/>
    <w:rsid w:val="7FDFC406"/>
    <w:rsid w:val="7FE52EAF"/>
    <w:rsid w:val="7FEB6B76"/>
    <w:rsid w:val="7FEBC790"/>
    <w:rsid w:val="7FECC31C"/>
    <w:rsid w:val="7FED0CE3"/>
    <w:rsid w:val="7FEFA13B"/>
    <w:rsid w:val="7FF12C86"/>
    <w:rsid w:val="7FF43C71"/>
    <w:rsid w:val="7FFACD16"/>
    <w:rsid w:val="7FFB9E6E"/>
    <w:rsid w:val="7FFBE6A8"/>
    <w:rsid w:val="7FFDA04C"/>
    <w:rsid w:val="7FFF223B"/>
    <w:rsid w:val="7FFF3BC1"/>
    <w:rsid w:val="8EFE426F"/>
    <w:rsid w:val="93BE9F36"/>
    <w:rsid w:val="95C75B1C"/>
    <w:rsid w:val="97F8FF24"/>
    <w:rsid w:val="9AE97DA0"/>
    <w:rsid w:val="9BED18CA"/>
    <w:rsid w:val="9BF79616"/>
    <w:rsid w:val="9D991C0D"/>
    <w:rsid w:val="9DDF290F"/>
    <w:rsid w:val="9DED321B"/>
    <w:rsid w:val="9DF96424"/>
    <w:rsid w:val="9EB7C527"/>
    <w:rsid w:val="9EC7360D"/>
    <w:rsid w:val="A6661027"/>
    <w:rsid w:val="A7F5EED8"/>
    <w:rsid w:val="AB4EE396"/>
    <w:rsid w:val="AB55453D"/>
    <w:rsid w:val="AC3DCCC5"/>
    <w:rsid w:val="AC9B0D4E"/>
    <w:rsid w:val="AE7EC625"/>
    <w:rsid w:val="AE7F2B8E"/>
    <w:rsid w:val="AF9DBDFA"/>
    <w:rsid w:val="AFCFE13A"/>
    <w:rsid w:val="AFEF7BFB"/>
    <w:rsid w:val="B1D779F8"/>
    <w:rsid w:val="B3B4A783"/>
    <w:rsid w:val="B3BB2D1C"/>
    <w:rsid w:val="B3D7B8D5"/>
    <w:rsid w:val="B66E5F02"/>
    <w:rsid w:val="B66EEBF3"/>
    <w:rsid w:val="B77FC4FC"/>
    <w:rsid w:val="B7A3630C"/>
    <w:rsid w:val="B7EE8089"/>
    <w:rsid w:val="B7EF7EF7"/>
    <w:rsid w:val="B7F3E621"/>
    <w:rsid w:val="B7F791A8"/>
    <w:rsid w:val="B7FEEBD0"/>
    <w:rsid w:val="B93B9220"/>
    <w:rsid w:val="BBCBBA56"/>
    <w:rsid w:val="BBF3F91C"/>
    <w:rsid w:val="BBFF2AC0"/>
    <w:rsid w:val="BD5F52B0"/>
    <w:rsid w:val="BD7976D5"/>
    <w:rsid w:val="BD96DD11"/>
    <w:rsid w:val="BDBE925F"/>
    <w:rsid w:val="BDEB7CC1"/>
    <w:rsid w:val="BDEB8624"/>
    <w:rsid w:val="BDF73A03"/>
    <w:rsid w:val="BDF9E3FF"/>
    <w:rsid w:val="BDFEA7C2"/>
    <w:rsid w:val="BE49700A"/>
    <w:rsid w:val="BE6DF3A8"/>
    <w:rsid w:val="BEDF0543"/>
    <w:rsid w:val="BEDF3E81"/>
    <w:rsid w:val="BEEF1399"/>
    <w:rsid w:val="BEFEABB4"/>
    <w:rsid w:val="BF2F1293"/>
    <w:rsid w:val="BF575BF6"/>
    <w:rsid w:val="BF5B3E99"/>
    <w:rsid w:val="BF7E114C"/>
    <w:rsid w:val="BF7EF5B6"/>
    <w:rsid w:val="BF9D69DF"/>
    <w:rsid w:val="BF9DA919"/>
    <w:rsid w:val="BFBDE3A6"/>
    <w:rsid w:val="BFD15AFD"/>
    <w:rsid w:val="BFD16DFC"/>
    <w:rsid w:val="BFDB55FA"/>
    <w:rsid w:val="BFFBC66F"/>
    <w:rsid w:val="BFFF6F2B"/>
    <w:rsid w:val="C57AC5D2"/>
    <w:rsid w:val="C5F69728"/>
    <w:rsid w:val="C77F0BBC"/>
    <w:rsid w:val="C7FBFD82"/>
    <w:rsid w:val="C9F36C91"/>
    <w:rsid w:val="CAE6A4D4"/>
    <w:rsid w:val="CF36A270"/>
    <w:rsid w:val="CF5BDFA1"/>
    <w:rsid w:val="CF953713"/>
    <w:rsid w:val="CFAF4E88"/>
    <w:rsid w:val="CFEF13E7"/>
    <w:rsid w:val="CFF752AC"/>
    <w:rsid w:val="D14DBDFA"/>
    <w:rsid w:val="D1FBD6CA"/>
    <w:rsid w:val="D2361131"/>
    <w:rsid w:val="D3FEC543"/>
    <w:rsid w:val="D3FFD5F5"/>
    <w:rsid w:val="D567DE50"/>
    <w:rsid w:val="D57C134E"/>
    <w:rsid w:val="D5E8C435"/>
    <w:rsid w:val="D6763D61"/>
    <w:rsid w:val="D6D6D829"/>
    <w:rsid w:val="D6EE7B31"/>
    <w:rsid w:val="D76B0FD6"/>
    <w:rsid w:val="D77B05DB"/>
    <w:rsid w:val="D79F4398"/>
    <w:rsid w:val="D7BF640A"/>
    <w:rsid w:val="D7DFA91C"/>
    <w:rsid w:val="D7FD4CC3"/>
    <w:rsid w:val="D7FEE616"/>
    <w:rsid w:val="D7FF4555"/>
    <w:rsid w:val="D7FFAA0A"/>
    <w:rsid w:val="D9E9B231"/>
    <w:rsid w:val="DAFF5804"/>
    <w:rsid w:val="DB756DBD"/>
    <w:rsid w:val="DB77B071"/>
    <w:rsid w:val="DB7FFA22"/>
    <w:rsid w:val="DBB2848B"/>
    <w:rsid w:val="DBBDCFD0"/>
    <w:rsid w:val="DBC2621D"/>
    <w:rsid w:val="DBE28AED"/>
    <w:rsid w:val="DBF5FB5A"/>
    <w:rsid w:val="DBFDC23E"/>
    <w:rsid w:val="DCB77038"/>
    <w:rsid w:val="DD6F428F"/>
    <w:rsid w:val="DDAFCE30"/>
    <w:rsid w:val="DDBD9C7C"/>
    <w:rsid w:val="DEB78BBA"/>
    <w:rsid w:val="DF3C851B"/>
    <w:rsid w:val="DF7E84CC"/>
    <w:rsid w:val="DF7FA1D9"/>
    <w:rsid w:val="DF8F4555"/>
    <w:rsid w:val="DF9F7EA2"/>
    <w:rsid w:val="DFD99AD6"/>
    <w:rsid w:val="DFFDD8CA"/>
    <w:rsid w:val="DFFF8376"/>
    <w:rsid w:val="E2D69743"/>
    <w:rsid w:val="E4FF2946"/>
    <w:rsid w:val="E5AF5209"/>
    <w:rsid w:val="E5FF7684"/>
    <w:rsid w:val="E6CDFE23"/>
    <w:rsid w:val="E77F2B64"/>
    <w:rsid w:val="E7BF4203"/>
    <w:rsid w:val="E7FF6D83"/>
    <w:rsid w:val="E8C48653"/>
    <w:rsid w:val="E9F9474E"/>
    <w:rsid w:val="EACB0C2A"/>
    <w:rsid w:val="EAEF54C7"/>
    <w:rsid w:val="EAFD16F3"/>
    <w:rsid w:val="EBBA3D2F"/>
    <w:rsid w:val="EBD8C413"/>
    <w:rsid w:val="EC3F6C88"/>
    <w:rsid w:val="ED7BAE19"/>
    <w:rsid w:val="EDE7E051"/>
    <w:rsid w:val="EDF77C51"/>
    <w:rsid w:val="EDFD0506"/>
    <w:rsid w:val="EDFF4B03"/>
    <w:rsid w:val="EEB38768"/>
    <w:rsid w:val="EEBC5EE6"/>
    <w:rsid w:val="EF5F65CE"/>
    <w:rsid w:val="EF5F8F1D"/>
    <w:rsid w:val="EF6D91F3"/>
    <w:rsid w:val="EF749BD4"/>
    <w:rsid w:val="EF7F65DA"/>
    <w:rsid w:val="EF9FB512"/>
    <w:rsid w:val="EFABE57E"/>
    <w:rsid w:val="EFBE3A16"/>
    <w:rsid w:val="EFDDD14E"/>
    <w:rsid w:val="EFDF85E2"/>
    <w:rsid w:val="EFEF4DC1"/>
    <w:rsid w:val="EFFB24BB"/>
    <w:rsid w:val="EFFE0C93"/>
    <w:rsid w:val="EFFED594"/>
    <w:rsid w:val="EFFFC4CB"/>
    <w:rsid w:val="F2D5F862"/>
    <w:rsid w:val="F3E768CA"/>
    <w:rsid w:val="F3EF0A59"/>
    <w:rsid w:val="F5637133"/>
    <w:rsid w:val="F5DCB6C6"/>
    <w:rsid w:val="F5EB76A6"/>
    <w:rsid w:val="F5F4E519"/>
    <w:rsid w:val="F65A9681"/>
    <w:rsid w:val="F6B8E349"/>
    <w:rsid w:val="F6DF26CE"/>
    <w:rsid w:val="F6FA3E28"/>
    <w:rsid w:val="F773BDAD"/>
    <w:rsid w:val="F777FA88"/>
    <w:rsid w:val="F77DD2F1"/>
    <w:rsid w:val="F796AA26"/>
    <w:rsid w:val="F7DDC784"/>
    <w:rsid w:val="F7DF97D6"/>
    <w:rsid w:val="F7E74336"/>
    <w:rsid w:val="F7EF245F"/>
    <w:rsid w:val="F7F7AB1B"/>
    <w:rsid w:val="F8F7F7CD"/>
    <w:rsid w:val="F96DA59B"/>
    <w:rsid w:val="F96E269C"/>
    <w:rsid w:val="F973D971"/>
    <w:rsid w:val="F97D151F"/>
    <w:rsid w:val="F9BDFE58"/>
    <w:rsid w:val="FA626CF3"/>
    <w:rsid w:val="FA770268"/>
    <w:rsid w:val="FABBFE84"/>
    <w:rsid w:val="FAD4F9B0"/>
    <w:rsid w:val="FAF2607D"/>
    <w:rsid w:val="FAF5AE86"/>
    <w:rsid w:val="FAFB9282"/>
    <w:rsid w:val="FAFE4E1A"/>
    <w:rsid w:val="FAFFB5D1"/>
    <w:rsid w:val="FB3ED4DB"/>
    <w:rsid w:val="FB3FADD2"/>
    <w:rsid w:val="FB6E445B"/>
    <w:rsid w:val="FB7F8076"/>
    <w:rsid w:val="FB7FFDBA"/>
    <w:rsid w:val="FBA5DF5F"/>
    <w:rsid w:val="FBB52637"/>
    <w:rsid w:val="FBB83E13"/>
    <w:rsid w:val="FBF6D8E2"/>
    <w:rsid w:val="FBF7AA6D"/>
    <w:rsid w:val="FBFCD3FC"/>
    <w:rsid w:val="FBFF0B8A"/>
    <w:rsid w:val="FBFF136B"/>
    <w:rsid w:val="FBFF2D6F"/>
    <w:rsid w:val="FC3FCB5D"/>
    <w:rsid w:val="FC7EAD3E"/>
    <w:rsid w:val="FCCFD7F2"/>
    <w:rsid w:val="FCF3371D"/>
    <w:rsid w:val="FCF70B3D"/>
    <w:rsid w:val="FCF7ED62"/>
    <w:rsid w:val="FCF9431C"/>
    <w:rsid w:val="FCFD9CAA"/>
    <w:rsid w:val="FD6C29EA"/>
    <w:rsid w:val="FD93414C"/>
    <w:rsid w:val="FDAD9A05"/>
    <w:rsid w:val="FDAFC376"/>
    <w:rsid w:val="FDB6F3D2"/>
    <w:rsid w:val="FDB7F93B"/>
    <w:rsid w:val="FDB991B4"/>
    <w:rsid w:val="FDBAF126"/>
    <w:rsid w:val="FDBB1BEF"/>
    <w:rsid w:val="FDC6A64F"/>
    <w:rsid w:val="FDD9AC4B"/>
    <w:rsid w:val="FDE3D711"/>
    <w:rsid w:val="FDF7A957"/>
    <w:rsid w:val="FDF7C412"/>
    <w:rsid w:val="FDF7D4AA"/>
    <w:rsid w:val="FDFCB66C"/>
    <w:rsid w:val="FDFF3EA5"/>
    <w:rsid w:val="FDFFC59D"/>
    <w:rsid w:val="FDFFCADE"/>
    <w:rsid w:val="FE5AD34E"/>
    <w:rsid w:val="FE678A7A"/>
    <w:rsid w:val="FE79005D"/>
    <w:rsid w:val="FE7E4AD1"/>
    <w:rsid w:val="FE7F3325"/>
    <w:rsid w:val="FE7F484C"/>
    <w:rsid w:val="FECED18A"/>
    <w:rsid w:val="FED62819"/>
    <w:rsid w:val="FEDD909C"/>
    <w:rsid w:val="FEEF9D81"/>
    <w:rsid w:val="FEF77945"/>
    <w:rsid w:val="FEFF8806"/>
    <w:rsid w:val="FF3BB2B6"/>
    <w:rsid w:val="FF3C882B"/>
    <w:rsid w:val="FF3EDBB7"/>
    <w:rsid w:val="FF3FBF6D"/>
    <w:rsid w:val="FF5DC0EB"/>
    <w:rsid w:val="FF5F8B27"/>
    <w:rsid w:val="FF62BD64"/>
    <w:rsid w:val="FF6648DC"/>
    <w:rsid w:val="FF75CDD7"/>
    <w:rsid w:val="FF76BCC0"/>
    <w:rsid w:val="FF77278D"/>
    <w:rsid w:val="FF7BDF5A"/>
    <w:rsid w:val="FF7EF82B"/>
    <w:rsid w:val="FF7F2CBA"/>
    <w:rsid w:val="FF7F3E90"/>
    <w:rsid w:val="FF7F663C"/>
    <w:rsid w:val="FF9BE13E"/>
    <w:rsid w:val="FFAF562D"/>
    <w:rsid w:val="FFAF627C"/>
    <w:rsid w:val="FFAFA7CD"/>
    <w:rsid w:val="FFBCC13D"/>
    <w:rsid w:val="FFBDE9EC"/>
    <w:rsid w:val="FFBF285F"/>
    <w:rsid w:val="FFBF5D56"/>
    <w:rsid w:val="FFC73096"/>
    <w:rsid w:val="FFDF8AF7"/>
    <w:rsid w:val="FFE51967"/>
    <w:rsid w:val="FFE58F2C"/>
    <w:rsid w:val="FFE7ADC3"/>
    <w:rsid w:val="FFEBD73D"/>
    <w:rsid w:val="FFEDC57C"/>
    <w:rsid w:val="FFEFCFE1"/>
    <w:rsid w:val="FFF78778"/>
    <w:rsid w:val="FFF7E753"/>
    <w:rsid w:val="FFF84120"/>
    <w:rsid w:val="FFFB6C8A"/>
    <w:rsid w:val="FFFE8468"/>
    <w:rsid w:val="FFFEC6C2"/>
    <w:rsid w:val="FFFF252C"/>
    <w:rsid w:val="FFFF71CA"/>
    <w:rsid w:val="FFFF8C8E"/>
    <w:rsid w:val="FFFFC63C"/>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4">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paragraph" w:customStyle="1" w:styleId="15">
    <w:name w:val="WPSOffice手动目录 1"/>
    <w:uiPriority w:val="0"/>
    <w:pPr>
      <w:ind w:leftChars="0"/>
    </w:pPr>
    <w:rPr>
      <w:rFonts w:ascii="Times New Roman" w:hAnsi="Times New Roman" w:eastAsia="宋体" w:cs="Times New Roman"/>
      <w:sz w:val="20"/>
      <w:szCs w:val="20"/>
    </w:rPr>
  </w:style>
  <w:style w:type="paragraph" w:customStyle="1" w:styleId="16">
    <w:name w:val="WPSOffice手动目录 2"/>
    <w:uiPriority w:val="0"/>
    <w:pPr>
      <w:ind w:leftChars="200"/>
    </w:pPr>
    <w:rPr>
      <w:rFonts w:ascii="Times New Roman" w:hAnsi="Times New Roman" w:eastAsia="宋体" w:cs="Times New Roman"/>
      <w:sz w:val="20"/>
      <w:szCs w:val="20"/>
    </w:rPr>
  </w:style>
  <w:style w:type="paragraph" w:customStyle="1" w:styleId="17">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166</Pages>
  <Words>128929</Words>
  <Characters>132605</Characters>
  <Lines>0</Lines>
  <Paragraphs>0</Paragraphs>
  <TotalTime>2</TotalTime>
  <ScaleCrop>false</ScaleCrop>
  <LinksUpToDate>false</LinksUpToDate>
  <CharactersWithSpaces>133132</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2025-10-15T21:43:00Z</dcterms:created>
  <dc:creator>冯七</dc:creator>
  <cp:lastModifiedBy>冯七</cp:lastModifiedBy>
  <dcterms:modified xsi:type="dcterms:W3CDTF">2025-10-18T13:43:25Z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2923C909D4286F61FD28F3680F1EBBEC_43</vt:lpwstr>
  </property>
</Properties>
</file>